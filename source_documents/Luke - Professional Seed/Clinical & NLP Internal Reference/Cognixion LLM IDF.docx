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C45F5" w14:textId="05E99009" w:rsidR="00951229" w:rsidRDefault="00CF248C" w:rsidP="007E0A71">
      <w:pPr>
        <w:pStyle w:val="Heading1"/>
      </w:pPr>
      <w:r w:rsidRPr="32EA17CE">
        <w:t xml:space="preserve">Human Augmentation Platform using </w:t>
      </w:r>
      <w:r w:rsidR="00C222E2" w:rsidRPr="32EA17CE">
        <w:t xml:space="preserve">Context, </w:t>
      </w:r>
      <w:proofErr w:type="spellStart"/>
      <w:r w:rsidR="00C222E2" w:rsidRPr="32EA17CE">
        <w:t>Biosignals</w:t>
      </w:r>
      <w:proofErr w:type="spellEnd"/>
      <w:r w:rsidR="00C222E2" w:rsidRPr="32EA17CE">
        <w:t xml:space="preserve"> and Language Models</w:t>
      </w:r>
    </w:p>
    <w:p w14:paraId="06371A29" w14:textId="77777777" w:rsidR="00C222E2" w:rsidRDefault="00C222E2" w:rsidP="00C222E2"/>
    <w:p w14:paraId="3F026B23" w14:textId="054D7C15" w:rsidR="00A103B6" w:rsidRDefault="00A103B6" w:rsidP="007D45A4">
      <w:pPr>
        <w:pStyle w:val="Heading2"/>
      </w:pPr>
      <w:r w:rsidRPr="32EA17CE">
        <w:t>Abstract</w:t>
      </w:r>
    </w:p>
    <w:p w14:paraId="2BCA15B9" w14:textId="77777777" w:rsidR="00A103B6" w:rsidRDefault="00A103B6" w:rsidP="00C222E2"/>
    <w:p w14:paraId="378BEBE8" w14:textId="1752B4F0" w:rsidR="007D45A4" w:rsidRDefault="007D45A4" w:rsidP="00C222E2">
      <w:pPr>
        <w:rPr>
          <w:ins w:id="0" w:author="Chris Ullrich" w:date="2023-04-13T16:08:00Z"/>
        </w:rPr>
      </w:pPr>
      <w:r>
        <w:t xml:space="preserve">There is disclosed systems and methods for </w:t>
      </w:r>
      <w:r w:rsidR="00214B7D">
        <w:t>human agency enablement through an integrated use of context information, historical work product</w:t>
      </w:r>
      <w:r w:rsidR="007D41F3">
        <w:t>, biosensors</w:t>
      </w:r>
      <w:ins w:id="1" w:author="Benjamin Cortens" w:date="2023-04-18T15:23:00Z">
        <w:r w:rsidR="00B8543C">
          <w:t xml:space="preserve">, </w:t>
        </w:r>
      </w:ins>
      <w:del w:id="2" w:author="Benjamin Cortens" w:date="2023-04-18T15:23:00Z">
        <w:r w:rsidR="007D41F3">
          <w:delText xml:space="preserve"> and </w:delText>
        </w:r>
      </w:del>
      <w:r w:rsidR="007D41F3">
        <w:t>explicit user input</w:t>
      </w:r>
      <w:ins w:id="3" w:author="Benjamin Cortens" w:date="2023-04-18T15:23:00Z">
        <w:r w:rsidR="00B8543C">
          <w:t xml:space="preserve"> and a large language model</w:t>
        </w:r>
      </w:ins>
      <w:r w:rsidR="007D41F3">
        <w:t xml:space="preserve">. The system comprises input means, tokenization, a large language model and an output stage capable of </w:t>
      </w:r>
      <w:r w:rsidR="003944B4">
        <w:t>enabling agency using output tokens from the language model.</w:t>
      </w:r>
    </w:p>
    <w:p w14:paraId="10914E9D" w14:textId="43FD62F6" w:rsidR="00192230" w:rsidRDefault="00192230" w:rsidP="00C222E2"/>
    <w:p w14:paraId="51DAA3A4" w14:textId="77777777" w:rsidR="003944B4" w:rsidRPr="00C222E2" w:rsidRDefault="003944B4" w:rsidP="00C222E2"/>
    <w:p w14:paraId="47D612B7" w14:textId="3EED446D" w:rsidR="002817AF" w:rsidRDefault="009E6BC3" w:rsidP="007E0A71">
      <w:pPr>
        <w:pStyle w:val="Heading2"/>
        <w:rPr>
          <w:ins w:id="4" w:author="Chris Ullrich" w:date="2023-04-13T16:08:00Z"/>
        </w:rPr>
      </w:pPr>
      <w:ins w:id="5" w:author="Benjamin Cortens" w:date="2023-04-13T17:04:00Z">
        <w:r>
          <w:t xml:space="preserve">System </w:t>
        </w:r>
      </w:ins>
      <w:del w:id="6" w:author="Benjamin Cortens" w:date="2023-04-13T17:01:00Z">
        <w:r w:rsidR="001D6A4E" w:rsidRPr="32EA17CE">
          <w:delText>Exemplary Embodiments</w:delText>
        </w:r>
      </w:del>
      <w:ins w:id="7" w:author="Benjamin Cortens" w:date="2023-04-13T17:01:00Z">
        <w:r w:rsidR="00AF20C4">
          <w:t>Overview</w:t>
        </w:r>
      </w:ins>
    </w:p>
    <w:p w14:paraId="10D841DD" w14:textId="11A68DAC" w:rsidR="00192230" w:rsidRDefault="008E3765" w:rsidP="00192230">
      <w:pPr>
        <w:rPr>
          <w:ins w:id="8" w:author="Chris Ullrich" w:date="2023-04-18T13:20:00Z"/>
        </w:rPr>
      </w:pPr>
      <w:commentRangeStart w:id="9"/>
      <w:commentRangeStart w:id="10"/>
      <w:commentRangeStart w:id="11"/>
      <w:commentRangeStart w:id="12"/>
      <w:commentRangeStart w:id="13"/>
      <w:ins w:id="14" w:author="Chris Ullrich" w:date="2023-04-13T16:13:00Z">
        <w:r w:rsidRPr="008E3765">
          <w:drawing>
            <wp:inline distT="0" distB="0" distL="0" distR="0" wp14:anchorId="3D95B1D6" wp14:editId="28DFC500">
              <wp:extent cx="5943600" cy="433514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5943600" cy="4335145"/>
                      </a:xfrm>
                      <a:prstGeom prst="rect">
                        <a:avLst/>
                      </a:prstGeom>
                    </pic:spPr>
                  </pic:pic>
                </a:graphicData>
              </a:graphic>
            </wp:inline>
          </w:drawing>
        </w:r>
      </w:ins>
      <w:commentRangeEnd w:id="9"/>
      <w:r w:rsidR="00834B46">
        <w:rPr>
          <w:rStyle w:val="CommentReference"/>
        </w:rPr>
        <w:commentReference w:id="9"/>
      </w:r>
      <w:commentRangeEnd w:id="10"/>
      <w:r w:rsidR="00834B46">
        <w:rPr>
          <w:rStyle w:val="CommentReference"/>
        </w:rPr>
        <w:commentReference w:id="10"/>
      </w:r>
      <w:commentRangeEnd w:id="11"/>
      <w:r w:rsidR="00D31045">
        <w:rPr>
          <w:rStyle w:val="CommentReference"/>
        </w:rPr>
        <w:commentReference w:id="11"/>
      </w:r>
      <w:commentRangeEnd w:id="12"/>
      <w:r w:rsidR="00147E76">
        <w:rPr>
          <w:rStyle w:val="CommentReference"/>
        </w:rPr>
        <w:commentReference w:id="12"/>
      </w:r>
      <w:commentRangeEnd w:id="13"/>
      <w:r w:rsidR="00DA4E3F">
        <w:rPr>
          <w:rStyle w:val="CommentReference"/>
        </w:rPr>
        <w:commentReference w:id="13"/>
      </w:r>
    </w:p>
    <w:p w14:paraId="4C497259" w14:textId="539B8C5A" w:rsidR="00DA4E3F" w:rsidRPr="00192230" w:rsidRDefault="00DA4E3F" w:rsidP="00192230">
      <w:pPr>
        <w:pPrChange w:id="16" w:author="Chris Ullrich" w:date="2023-04-13T16:08:00Z">
          <w:pPr>
            <w:pStyle w:val="Heading2"/>
          </w:pPr>
        </w:pPrChange>
      </w:pPr>
      <w:ins w:id="17" w:author="Chris Ullrich" w:date="2023-04-18T13:20:00Z">
        <w:r w:rsidRPr="00DA4E3F">
          <w:drawing>
            <wp:inline distT="0" distB="0" distL="0" distR="0" wp14:anchorId="11642B92" wp14:editId="28A8723B">
              <wp:extent cx="5943600" cy="404241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stretch>
                        <a:fillRect/>
                      </a:stretch>
                    </pic:blipFill>
                    <pic:spPr>
                      <a:xfrm>
                        <a:off x="0" y="0"/>
                        <a:ext cx="5943600" cy="4042410"/>
                      </a:xfrm>
                      <a:prstGeom prst="rect">
                        <a:avLst/>
                      </a:prstGeom>
                    </pic:spPr>
                  </pic:pic>
                </a:graphicData>
              </a:graphic>
            </wp:inline>
          </w:drawing>
        </w:r>
      </w:ins>
    </w:p>
    <w:p w14:paraId="124A228A" w14:textId="2687FB9D" w:rsidR="00AF475C" w:rsidDel="00636CB6" w:rsidRDefault="3297C684" w:rsidP="00AF475C">
      <w:pPr>
        <w:keepNext/>
        <w:rPr>
          <w:del w:id="18" w:author="Chris Ullrich" w:date="2023-04-13T16:14:00Z"/>
        </w:rPr>
      </w:pPr>
      <w:commentRangeStart w:id="19"/>
      <w:commentRangeStart w:id="20"/>
      <w:del w:id="21" w:author="Chris Ullrich" w:date="2023-04-13T16:14:00Z">
        <w:r w:rsidDel="00636CB6">
          <w:rPr>
            <w:noProof/>
          </w:rPr>
          <w:drawing>
            <wp:inline distT="0" distB="0" distL="0" distR="0" wp14:anchorId="28623F03" wp14:editId="15F2AE6E">
              <wp:extent cx="5943600" cy="34474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commentRangeEnd w:id="19"/>
        <w:r w:rsidR="293A368E" w:rsidDel="00636CB6">
          <w:rPr>
            <w:rStyle w:val="CommentReference"/>
          </w:rPr>
          <w:commentReference w:id="19"/>
        </w:r>
        <w:commentRangeEnd w:id="20"/>
        <w:r w:rsidR="00482384" w:rsidDel="00636CB6">
          <w:rPr>
            <w:rStyle w:val="CommentReference"/>
          </w:rPr>
          <w:commentReference w:id="20"/>
        </w:r>
      </w:del>
    </w:p>
    <w:p w14:paraId="51B95FC4" w14:textId="11D921A5" w:rsidR="002817AF" w:rsidRDefault="00AF475C" w:rsidP="00AF475C">
      <w:pPr>
        <w:pStyle w:val="Caption"/>
        <w:rPr>
          <w:color w:val="auto"/>
        </w:rPr>
      </w:pPr>
      <w:r w:rsidRPr="32EA17CE">
        <w:rPr>
          <w:color w:val="auto"/>
        </w:rPr>
        <w:t xml:space="preserve">Figure </w:t>
      </w:r>
      <w:r w:rsidR="003944B4" w:rsidRPr="32EA17CE">
        <w:rPr>
          <w:color w:val="2B579A"/>
        </w:rPr>
        <w:fldChar w:fldCharType="begin"/>
      </w:r>
      <w:r w:rsidR="003944B4">
        <w:instrText xml:space="preserve"> SEQ Figure \* ARABIC </w:instrText>
      </w:r>
      <w:r w:rsidR="003944B4" w:rsidRPr="32EA17CE">
        <w:rPr>
          <w:color w:val="2B579A"/>
        </w:rPr>
        <w:fldChar w:fldCharType="separate"/>
      </w:r>
      <w:r>
        <w:rPr>
          <w:noProof/>
        </w:rPr>
        <w:t>1</w:t>
      </w:r>
      <w:r w:rsidR="003944B4" w:rsidRPr="32EA17CE">
        <w:rPr>
          <w:color w:val="2B579A"/>
        </w:rPr>
        <w:fldChar w:fldCharType="end"/>
      </w:r>
      <w:r w:rsidRPr="32EA17CE">
        <w:rPr>
          <w:color w:val="auto"/>
        </w:rPr>
        <w:t>: Overview of user agency augmentation system.</w:t>
      </w:r>
    </w:p>
    <w:p w14:paraId="75D58ABB" w14:textId="2AAC36AD" w:rsidR="00D214E4" w:rsidDel="008029E0" w:rsidRDefault="00D214E4" w:rsidP="002817AF">
      <w:pPr>
        <w:rPr>
          <w:del w:id="22" w:author="Chris Ullrich" w:date="2023-04-13T16:15:00Z"/>
        </w:rPr>
      </w:pPr>
    </w:p>
    <w:p w14:paraId="2598CEA9" w14:textId="35BC84BD" w:rsidR="004B6581" w:rsidRDefault="47FE2CEF" w:rsidP="2F25857B">
      <w:r>
        <w:t>In an exemplary embodiment</w:t>
      </w:r>
      <w:r w:rsidR="6B4F1C4F">
        <w:t>, a user</w:t>
      </w:r>
      <w:r w:rsidR="252479C5">
        <w:t xml:space="preserve"> interacts with a mobile or wearable computing device</w:t>
      </w:r>
      <w:r w:rsidR="7EB779FD">
        <w:t xml:space="preserve"> as shown in the</w:t>
      </w:r>
      <w:r w:rsidR="0D5CA801">
        <w:t xml:space="preserve"> figure above. </w:t>
      </w:r>
      <w:r w:rsidR="6229FBD9">
        <w:t>This e</w:t>
      </w:r>
      <w:r w:rsidR="3A2A6E66">
        <w:t>mbodiment provide</w:t>
      </w:r>
      <w:r w:rsidR="054F5A87">
        <w:t>s</w:t>
      </w:r>
      <w:r w:rsidR="3A2A6E66">
        <w:t xml:space="preserve"> the user with </w:t>
      </w:r>
      <w:del w:id="23" w:author="Chris Ullrich" w:date="2023-04-13T16:15:00Z">
        <w:r w:rsidR="3A2A6E66" w:rsidDel="00636CB6">
          <w:delText xml:space="preserve">contextual </w:delText>
        </w:r>
      </w:del>
      <w:ins w:id="24" w:author="Chris Ullrich" w:date="2023-04-13T16:15:00Z">
        <w:r w:rsidR="00497248">
          <w:t xml:space="preserve">capability </w:t>
        </w:r>
      </w:ins>
      <w:r w:rsidR="3A2A6E66">
        <w:t>augmentation</w:t>
      </w:r>
      <w:r w:rsidR="4F073ECB">
        <w:t xml:space="preserve"> </w:t>
      </w:r>
      <w:r w:rsidR="0850A676">
        <w:t xml:space="preserve">by utilizing </w:t>
      </w:r>
      <w:proofErr w:type="spellStart"/>
      <w:r w:rsidR="0850A676">
        <w:t>biosignals</w:t>
      </w:r>
      <w:proofErr w:type="spellEnd"/>
      <w:r w:rsidR="0850A676">
        <w:t xml:space="preserve">, </w:t>
      </w:r>
      <w:r w:rsidR="0D62E23C">
        <w:t xml:space="preserve">inference of the user’s environment and physical state, </w:t>
      </w:r>
      <w:r w:rsidR="4D172269">
        <w:t xml:space="preserve">a range of </w:t>
      </w:r>
      <w:r w:rsidR="5BCE10FD">
        <w:t>on-device and off-device sensors,</w:t>
      </w:r>
      <w:r w:rsidR="0850A676">
        <w:t xml:space="preserve"> user history</w:t>
      </w:r>
      <w:r w:rsidR="6A2CB9F1">
        <w:t>,</w:t>
      </w:r>
      <w:r w:rsidR="6096DC58">
        <w:t xml:space="preserve"> and direct input </w:t>
      </w:r>
      <w:r w:rsidR="0850A676">
        <w:t xml:space="preserve">to prompt a large language model </w:t>
      </w:r>
      <w:r w:rsidR="2B6F66C3">
        <w:t>to generate multimodal output(s)</w:t>
      </w:r>
      <w:r w:rsidR="0850A676">
        <w:t xml:space="preserve">. These outputs </w:t>
      </w:r>
      <w:ins w:id="25" w:author="Carl Hagmann" w:date="2023-04-11T19:02:00Z">
        <w:r w:rsidR="4D357EDA">
          <w:t xml:space="preserve">are used to extend user agency into real and virtual endpoints. They </w:t>
        </w:r>
      </w:ins>
      <w:ins w:id="26" w:author="Carl Hagmann" w:date="2023-04-11T18:59:00Z">
        <w:r w:rsidR="63B78A29">
          <w:t xml:space="preserve">include text which can be converted to speech by a text-to-speech </w:t>
        </w:r>
      </w:ins>
      <w:ins w:id="27" w:author="Carl Hagmann" w:date="2023-04-11T19:00:00Z">
        <w:r w:rsidR="63B78A29">
          <w:t xml:space="preserve">model, text </w:t>
        </w:r>
        <w:r w:rsidR="27254466">
          <w:t xml:space="preserve">presented </w:t>
        </w:r>
        <w:r w:rsidR="63B78A29">
          <w:t xml:space="preserve">on the user’s or </w:t>
        </w:r>
      </w:ins>
      <w:ins w:id="28" w:author="Carl Hagmann" w:date="2023-04-11T19:01:00Z">
        <w:r w:rsidR="39B9F283">
          <w:t xml:space="preserve">their </w:t>
        </w:r>
      </w:ins>
      <w:ins w:id="29" w:author="Carl Hagmann" w:date="2023-04-11T19:00:00Z">
        <w:r w:rsidR="63B78A29">
          <w:t>compani</w:t>
        </w:r>
        <w:r w:rsidR="105C7BC0">
          <w:t>ons</w:t>
        </w:r>
      </w:ins>
      <w:ins w:id="30" w:author="Carl Hagmann" w:date="2023-04-11T19:01:00Z">
        <w:r w:rsidR="79FDECD5">
          <w:t xml:space="preserve">’ </w:t>
        </w:r>
      </w:ins>
      <w:ins w:id="31" w:author="Carl Hagmann" w:date="2023-04-11T20:05:00Z">
        <w:r w:rsidR="61951A56">
          <w:t>mobile or wearable computing device</w:t>
        </w:r>
      </w:ins>
      <w:ins w:id="32" w:author="Carl Hagmann" w:date="2023-04-11T19:01:00Z">
        <w:r w:rsidR="79FDECD5">
          <w:t>, and a</w:t>
        </w:r>
      </w:ins>
      <w:ins w:id="33" w:author="Carl Hagmann" w:date="2023-04-11T19:02:00Z">
        <w:r w:rsidR="79FDECD5">
          <w:t xml:space="preserve"> multimodal</w:t>
        </w:r>
      </w:ins>
      <w:ins w:id="34" w:author="Carl Hagmann" w:date="2023-04-11T19:01:00Z">
        <w:r w:rsidR="79FDECD5">
          <w:t xml:space="preserve"> generative A</w:t>
        </w:r>
      </w:ins>
      <w:ins w:id="35" w:author="Carl Hagmann" w:date="2023-04-11T19:02:00Z">
        <w:r w:rsidR="79FDECD5">
          <w:t>I output like a picture and sound</w:t>
        </w:r>
        <w:r w:rsidR="431AAEEA">
          <w:t>.</w:t>
        </w:r>
        <w:del w:id="36" w:author="Chris Ullrich" w:date="2023-04-13T16:15:00Z">
          <w:r w:rsidR="431AAEEA" w:rsidDel="002377A7">
            <w:delText xml:space="preserve"> </w:delText>
          </w:r>
          <w:r w:rsidR="431AAEEA" w:rsidRPr="004C6BFC" w:rsidDel="002377A7">
            <w:rPr>
              <w:highlight w:val="yellow"/>
              <w:rPrChange w:id="37" w:author="Chris Ullrich" w:date="2023-04-13T13:20:00Z">
                <w:rPr/>
              </w:rPrChange>
            </w:rPr>
            <w:delText>The outputs</w:delText>
          </w:r>
        </w:del>
      </w:ins>
      <w:ins w:id="38" w:author="Carl Hagmann" w:date="2023-04-11T19:00:00Z">
        <w:del w:id="39" w:author="Chris Ullrich" w:date="2023-04-13T16:15:00Z">
          <w:r w:rsidR="105C7BC0" w:rsidDel="002377A7">
            <w:delText xml:space="preserve"> </w:delText>
          </w:r>
        </w:del>
      </w:ins>
      <w:del w:id="40" w:author="Chris Ullrich" w:date="2023-04-13T16:15:00Z">
        <w:r w:rsidR="002B1351" w:rsidDel="002377A7">
          <w:delText>are used to extend user agency into real and virtual endpoints</w:delText>
        </w:r>
      </w:del>
      <w:ins w:id="41" w:author="Carl Hagmann" w:date="2023-04-11T18:59:00Z">
        <w:del w:id="42" w:author="Chris Ullrich" w:date="2023-04-13T16:15:00Z">
          <w:r w:rsidR="004D1591" w:rsidDel="002377A7">
            <w:delText xml:space="preserve">. </w:delText>
          </w:r>
        </w:del>
      </w:ins>
      <w:del w:id="43" w:author="Carl Hagmann" w:date="2023-04-11T18:59:00Z">
        <w:r w:rsidR="002B1351" w:rsidDel="6BBA039E">
          <w:delText xml:space="preserve">, and to reduce the </w:delText>
        </w:r>
      </w:del>
      <w:del w:id="44" w:author="Carl Hagmann" w:date="2023-04-11T18:58:00Z">
        <w:r w:rsidR="002B1351" w:rsidDel="6BBA039E">
          <w:delText xml:space="preserve">time elapsed </w:delText>
        </w:r>
      </w:del>
      <w:del w:id="45" w:author="Carl Hagmann" w:date="2023-04-11T18:59:00Z">
        <w:r w:rsidR="002B1351" w:rsidDel="6BBA039E">
          <w:delText xml:space="preserve">between </w:delText>
        </w:r>
      </w:del>
      <w:del w:id="46" w:author="Carl Hagmann" w:date="2023-04-11T18:58:00Z">
        <w:r w:rsidR="002B1351" w:rsidDel="6BBA039E">
          <w:delText xml:space="preserve">intention </w:delText>
        </w:r>
      </w:del>
      <w:del w:id="47" w:author="Carl Hagmann" w:date="2023-04-11T18:59:00Z">
        <w:r w:rsidR="002B1351" w:rsidDel="6BBA039E">
          <w:delText>and actualized outcome</w:delText>
        </w:r>
        <w:r w:rsidR="002B1351" w:rsidDel="05BE6899">
          <w:delText xml:space="preserve">. </w:delText>
        </w:r>
      </w:del>
    </w:p>
    <w:p w14:paraId="742B2AD0" w14:textId="77777777" w:rsidR="004B6581" w:rsidRDefault="004B6581" w:rsidP="002817AF">
      <w:pPr>
        <w:rPr>
          <w:ins w:id="48" w:author="Chris Ullrich" w:date="2023-04-11T09:14:00Z"/>
        </w:rPr>
      </w:pPr>
    </w:p>
    <w:p w14:paraId="1FFEB4A9" w14:textId="77777777" w:rsidR="00B014BD" w:rsidDel="005C15FC" w:rsidRDefault="00B014BD" w:rsidP="002817AF">
      <w:pPr>
        <w:rPr>
          <w:del w:id="49" w:author="Chris Ullrich" w:date="2023-04-16T19:17:00Z"/>
        </w:rPr>
      </w:pPr>
    </w:p>
    <w:p w14:paraId="599CD615" w14:textId="3FFE1215" w:rsidR="00740180" w:rsidRDefault="00AF475C" w:rsidP="002817AF">
      <w:pPr>
        <w:rPr>
          <w:ins w:id="50" w:author="Carl Hagmann" w:date="2023-04-11T19:12:00Z"/>
        </w:rPr>
      </w:pPr>
      <w:del w:id="51" w:author="Carl Hagmann" w:date="2023-04-11T19:03:00Z">
        <w:r w:rsidDel="05BE6899">
          <w:delText>In the f</w:delText>
        </w:r>
      </w:del>
      <w:ins w:id="52" w:author="Carl Hagmann" w:date="2023-04-11T19:03:00Z">
        <w:r w:rsidR="722DCA95">
          <w:t>F</w:t>
        </w:r>
      </w:ins>
      <w:r w:rsidR="05BE6899">
        <w:t>igure</w:t>
      </w:r>
      <w:ins w:id="53" w:author="Carl Hagmann" w:date="2023-04-11T19:03:00Z">
        <w:r w:rsidR="5D71B8CA">
          <w:t xml:space="preserve"> 1</w:t>
        </w:r>
      </w:ins>
      <w:ins w:id="54" w:author="Carl Hagmann" w:date="2023-04-11T19:04:00Z">
        <w:r w:rsidR="5D71B8CA">
          <w:t xml:space="preserve"> shows the pathways </w:t>
        </w:r>
      </w:ins>
      <w:ins w:id="55" w:author="Carl Hagmann" w:date="2023-04-11T19:05:00Z">
        <w:r w:rsidR="08FBCBBB">
          <w:t>signals take from input</w:t>
        </w:r>
      </w:ins>
      <w:ins w:id="56" w:author="Carl Hagmann" w:date="2023-04-11T20:02:00Z">
        <w:r w:rsidR="7A366DAB">
          <w:t>,</w:t>
        </w:r>
      </w:ins>
      <w:ins w:id="57" w:author="Carl Hagmann" w:date="2023-04-11T19:05:00Z">
        <w:r w:rsidR="08FBCBBB">
          <w:t xml:space="preserve"> by a sensing device or the user</w:t>
        </w:r>
      </w:ins>
      <w:ins w:id="58" w:author="Carl Hagmann" w:date="2023-04-11T20:02:00Z">
        <w:r w:rsidR="79D8D0C5">
          <w:t>,</w:t>
        </w:r>
      </w:ins>
      <w:ins w:id="59" w:author="Carl Hagmann" w:date="2023-04-11T19:05:00Z">
        <w:r w:rsidR="08FBCBBB">
          <w:t xml:space="preserve"> to output in the form of text, text-to-speech, o</w:t>
        </w:r>
      </w:ins>
      <w:ins w:id="60" w:author="Carl Hagmann" w:date="2023-04-11T19:06:00Z">
        <w:r w:rsidR="08FBCBBB">
          <w:t>r multimodal artif</w:t>
        </w:r>
        <w:r w:rsidR="0738E701">
          <w:t>act</w:t>
        </w:r>
      </w:ins>
      <w:ins w:id="61" w:author="Carl Hagmann" w:date="2023-04-11T19:12:00Z">
        <w:r w:rsidR="7958AE60">
          <w:t>. Each step in the process</w:t>
        </w:r>
      </w:ins>
      <w:ins w:id="62" w:author="Carl Hagmann" w:date="2023-04-11T19:13:00Z">
        <w:r w:rsidR="7958AE60">
          <w:t xml:space="preserve"> and possible embodiments are described below.</w:t>
        </w:r>
      </w:ins>
      <w:ins w:id="63" w:author="Carl Hagmann" w:date="2023-04-11T19:04:00Z">
        <w:r w:rsidR="5D71B8CA">
          <w:t xml:space="preserve"> </w:t>
        </w:r>
      </w:ins>
      <w:r w:rsidR="2A59DE32">
        <w:t xml:space="preserve"> </w:t>
      </w:r>
      <w:del w:id="64" w:author="Carl Hagmann" w:date="2023-04-11T19:06:00Z">
        <w:r w:rsidDel="2A59DE32">
          <w:delText>t</w:delText>
        </w:r>
      </w:del>
    </w:p>
    <w:p w14:paraId="24BE8F1C" w14:textId="247AECAA" w:rsidR="00740180" w:rsidRDefault="00740180" w:rsidP="002817AF">
      <w:pPr>
        <w:rPr>
          <w:ins w:id="65" w:author="Carl Hagmann" w:date="2023-04-11T19:12:00Z"/>
        </w:rPr>
      </w:pPr>
    </w:p>
    <w:p w14:paraId="4F6C10C4" w14:textId="436D716F" w:rsidR="00740180" w:rsidRDefault="19B24431" w:rsidP="00B01BC7">
      <w:pPr>
        <w:pStyle w:val="Heading3"/>
        <w:rPr>
          <w:ins w:id="66" w:author="Chris Ullrich" w:date="2023-04-16T19:18:00Z"/>
        </w:rPr>
        <w:pPrChange w:id="67" w:author="Benjamin Cortens" w:date="2023-04-18T11:37:00Z">
          <w:pPr>
            <w:pStyle w:val="Heading2"/>
          </w:pPr>
        </w:pPrChange>
      </w:pPr>
      <w:ins w:id="68" w:author="Carl Hagmann" w:date="2023-04-11T19:12:00Z">
        <w:r w:rsidRPr="009A13DF">
          <w:t>Context subsystem</w:t>
        </w:r>
      </w:ins>
    </w:p>
    <w:p w14:paraId="02406F8D" w14:textId="77777777" w:rsidR="00834B46" w:rsidRDefault="00834B46">
      <w:pPr>
        <w:jc w:val="center"/>
        <w:rPr>
          <w:ins w:id="69" w:author="Benjamin Cortens" w:date="2023-04-18T15:30:00Z"/>
        </w:rPr>
      </w:pPr>
    </w:p>
    <w:p w14:paraId="4CE58294" w14:textId="2FF4415F" w:rsidR="00317505" w:rsidRPr="00317505" w:rsidRDefault="135C428C">
      <w:pPr>
        <w:jc w:val="center"/>
        <w:rPr>
          <w:ins w:id="70" w:author="Benjamin Cortens" w:date="2023-04-18T15:31:00Z"/>
        </w:rPr>
      </w:pPr>
      <w:ins w:id="71" w:author="Chris Ullrich" w:date="2023-04-16T19:18:00Z">
        <w:r>
          <w:rPr>
            <w:noProof/>
          </w:rPr>
          <w:drawing>
            <wp:inline distT="0" distB="0" distL="0" distR="0" wp14:anchorId="79C03741" wp14:editId="2ED8ABAE">
              <wp:extent cx="3416419" cy="2539319"/>
              <wp:effectExtent l="0" t="0" r="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6419" cy="2539319"/>
                      </a:xfrm>
                      <a:prstGeom prst="rect">
                        <a:avLst/>
                      </a:prstGeom>
                    </pic:spPr>
                  </pic:pic>
                </a:graphicData>
              </a:graphic>
            </wp:inline>
          </w:drawing>
        </w:r>
      </w:ins>
      <w:commentRangeStart w:id="72"/>
      <w:commentRangeStart w:id="73"/>
      <w:commentRangeEnd w:id="73"/>
      <w:r w:rsidR="004037C4">
        <w:rPr>
          <w:rStyle w:val="CommentReference"/>
        </w:rPr>
        <w:commentReference w:id="73"/>
      </w:r>
      <w:commentRangeEnd w:id="72"/>
      <w:r w:rsidR="004037C4">
        <w:rPr>
          <w:rStyle w:val="CommentReference"/>
        </w:rPr>
        <w:commentReference w:id="72"/>
      </w:r>
      <w:ins w:id="74" w:author="Benjamin Cortens" w:date="2023-04-18T16:25:00Z">
        <w:r w:rsidR="56B80974">
          <w:rPr>
            <w:noProof/>
          </w:rPr>
          <w:drawing>
            <wp:inline distT="0" distB="0" distL="0" distR="0" wp14:anchorId="0B8B5DA7" wp14:editId="69DDFA11">
              <wp:extent cx="5943600" cy="2804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ins>
    </w:p>
    <w:p w14:paraId="4CEE8CB1" w14:textId="2FB21858" w:rsidR="00834B46" w:rsidRPr="00317505" w:rsidRDefault="00EA1EFA" w:rsidP="00834B46">
      <w:pPr>
        <w:rPr>
          <w:ins w:id="75" w:author="Chris Ullrich" w:date="2023-04-13T16:16:00Z"/>
        </w:rPr>
      </w:pPr>
      <w:commentRangeStart w:id="76"/>
      <w:commentRangeEnd w:id="76"/>
      <w:del w:id="77" w:author="Benjamin Cortens" w:date="2023-04-20T14:15:00Z">
        <w:r w:rsidDel="005A5EBC">
          <w:rPr>
            <w:rStyle w:val="CommentReference"/>
          </w:rPr>
          <w:commentReference w:id="76"/>
        </w:r>
      </w:del>
      <w:ins w:id="79" w:author="Benjamin Cortens" w:date="2023-04-18T15:31:00Z">
        <w:r w:rsidR="00834B46">
          <w:t xml:space="preserve">Figure 2 … </w:t>
        </w:r>
      </w:ins>
    </w:p>
    <w:p w14:paraId="4F360D13" w14:textId="77777777" w:rsidR="006638BB" w:rsidRDefault="006638BB" w:rsidP="2F25857B">
      <w:pPr>
        <w:rPr>
          <w:ins w:id="80" w:author="Benjamin Cortens" w:date="2023-04-18T15:48:00Z"/>
        </w:rPr>
      </w:pPr>
    </w:p>
    <w:p w14:paraId="359D4BCE" w14:textId="287AD198" w:rsidR="008029E0" w:rsidDel="006F4FE5" w:rsidRDefault="002A67FE">
      <w:pPr>
        <w:rPr>
          <w:del w:id="81" w:author="Benjamin Cortens" w:date="2023-04-18T16:32:00Z"/>
        </w:rPr>
      </w:pPr>
      <w:ins w:id="82" w:author="Chris Ullrich" w:date="2023-04-16T19:19:00Z">
        <w:r>
          <w:t xml:space="preserve">The context subsystem is responsible for generating a </w:t>
        </w:r>
      </w:ins>
      <w:ins w:id="83" w:author="Benjamin Cortens" w:date="2023-04-18T16:27:00Z">
        <w:r w:rsidR="0085551B">
          <w:t xml:space="preserve">context prompt </w:t>
        </w:r>
      </w:ins>
      <w:ins w:id="84" w:author="Chris Ullrich" w:date="2023-04-16T19:19:00Z">
        <w:del w:id="85" w:author="Benjamin Cortens" w:date="2023-04-18T16:27:00Z">
          <w:r>
            <w:delText xml:space="preserve">token </w:delText>
          </w:r>
        </w:del>
        <w:del w:id="86" w:author="Benjamin Cortens" w:date="2023-04-18T16:28:00Z">
          <w:r>
            <w:delText>sequence</w:delText>
          </w:r>
        </w:del>
      </w:ins>
      <w:ins w:id="87" w:author="Chris Ullrich" w:date="2023-04-16T19:20:00Z">
        <w:del w:id="88" w:author="Benjamin Cortens" w:date="2023-04-18T16:28:00Z">
          <w:r w:rsidR="00E03126">
            <w:delText xml:space="preserve"> </w:delText>
          </w:r>
        </w:del>
        <w:r w:rsidR="00E03126">
          <w:t xml:space="preserve">that represents the </w:t>
        </w:r>
        <w:del w:id="89" w:author="Benjamin Cortens" w:date="2023-04-18T15:48:00Z">
          <w:r w:rsidR="00E03126" w:rsidRPr="006638BB" w:rsidDel="006638BB">
            <w:rPr>
              <w:b/>
              <w:bCs/>
              <w:rPrChange w:id="90" w:author="Benjamin Cortens" w:date="2023-04-18T15:48:00Z">
                <w:rPr/>
              </w:rPrChange>
            </w:rPr>
            <w:delText>c</w:delText>
          </w:r>
        </w:del>
      </w:ins>
      <w:ins w:id="91" w:author="Benjamin Cortens" w:date="2023-04-18T15:48:00Z">
        <w:r w:rsidR="006638BB">
          <w:rPr>
            <w:b/>
            <w:bCs/>
          </w:rPr>
          <w:t>C</w:t>
        </w:r>
      </w:ins>
      <w:ins w:id="92" w:author="Chris Ullrich" w:date="2023-04-16T19:20:00Z">
        <w:r w:rsidR="00E03126" w:rsidRPr="006638BB">
          <w:rPr>
            <w:b/>
            <w:bCs/>
            <w:rPrChange w:id="93" w:author="Benjamin Cortens" w:date="2023-04-18T15:48:00Z">
              <w:rPr/>
            </w:rPrChange>
          </w:rPr>
          <w:t>ontext</w:t>
        </w:r>
        <w:r w:rsidR="00E03126">
          <w:t xml:space="preserve"> of the user</w:t>
        </w:r>
      </w:ins>
      <w:ins w:id="94" w:author="Benjamin Cortens" w:date="2023-04-18T16:28:00Z">
        <w:r w:rsidR="0085551B">
          <w:t xml:space="preserve"> to be passed to the final prompt composer for integration</w:t>
        </w:r>
      </w:ins>
      <w:ins w:id="95" w:author="Chris Ullrich" w:date="2023-04-16T19:20:00Z">
        <w:r w:rsidR="00E03126">
          <w:t xml:space="preserve">. Broadly speaking </w:t>
        </w:r>
        <w:del w:id="96" w:author="Benjamin Cortens" w:date="2023-04-18T15:51:00Z">
          <w:r w:rsidR="00E03126">
            <w:delText xml:space="preserve">the </w:delText>
          </w:r>
        </w:del>
        <w:r w:rsidR="00E03126" w:rsidRPr="006638BB">
          <w:rPr>
            <w:b/>
            <w:i/>
            <w:rPrChange w:id="97" w:author="Benjamin Cortens" w:date="2023-04-18T11:49:00Z">
              <w:rPr/>
            </w:rPrChange>
          </w:rPr>
          <w:t>context</w:t>
        </w:r>
        <w:r w:rsidR="00E03126">
          <w:t xml:space="preserve"> consists</w:t>
        </w:r>
      </w:ins>
      <w:ins w:id="98" w:author="Benjamin Cortens" w:date="2023-04-18T16:10:00Z">
        <w:r w:rsidR="00E03126">
          <w:t xml:space="preserve"> of </w:t>
        </w:r>
      </w:ins>
      <w:ins w:id="99" w:author="Chris Ullrich" w:date="2023-04-16T19:20:00Z">
        <w:del w:id="100" w:author="Benjamin Cortens" w:date="2023-04-18T16:10:00Z">
          <w:r w:rsidR="00E03126" w:rsidDel="0020791D">
            <w:delText xml:space="preserve"> </w:delText>
          </w:r>
        </w:del>
      </w:ins>
      <w:ins w:id="101" w:author="Benjamin Cortens" w:date="2023-04-18T16:09:00Z">
        <w:r w:rsidR="0020791D">
          <w:t xml:space="preserve">sets of tokens generated from </w:t>
        </w:r>
      </w:ins>
      <w:ins w:id="102" w:author="Benjamin Cortens" w:date="2023-04-18T16:28:00Z">
        <w:r w:rsidR="0085551B">
          <w:t xml:space="preserve">a variety of different </w:t>
        </w:r>
        <w:r w:rsidR="0085551B">
          <w:rPr>
            <w:b/>
            <w:bCs/>
          </w:rPr>
          <w:t xml:space="preserve">data sources </w:t>
        </w:r>
      </w:ins>
      <w:ins w:id="103" w:author="Benjamin Cortens" w:date="2023-04-18T16:29:00Z">
        <w:r w:rsidR="005A152B">
          <w:t>including;</w:t>
        </w:r>
      </w:ins>
      <w:ins w:id="104" w:author="Benjamin Cortens" w:date="2023-04-18T16:28:00Z">
        <w:r w:rsidR="0085551B">
          <w:t xml:space="preserve"> </w:t>
        </w:r>
      </w:ins>
      <w:ins w:id="105" w:author="Chris Ullrich" w:date="2023-04-16T19:20:00Z">
        <w:del w:id="106" w:author="Benjamin Cortens" w:date="2023-04-18T16:09:00Z">
          <w:r w:rsidR="00E03126" w:rsidDel="0020791D">
            <w:delText xml:space="preserve">of </w:delText>
          </w:r>
        </w:del>
        <w:r w:rsidR="00E03126">
          <w:t xml:space="preserve">sensor data </w:t>
        </w:r>
        <w:del w:id="107" w:author="Benjamin Cortens" w:date="2023-04-18T16:28:00Z">
          <w:r w:rsidR="00E03126">
            <w:delText xml:space="preserve">which is </w:delText>
          </w:r>
        </w:del>
        <w:r w:rsidR="00E03126">
          <w:t xml:space="preserve">captured </w:t>
        </w:r>
        <w:r w:rsidR="00B7117D">
          <w:t>on or around the user</w:t>
        </w:r>
      </w:ins>
      <w:ins w:id="108" w:author="Benjamin Cortens" w:date="2023-04-18T15:48:00Z">
        <w:r w:rsidR="006638BB">
          <w:t>,</w:t>
        </w:r>
      </w:ins>
      <w:ins w:id="109" w:author="Benjamin Cortens" w:date="2023-04-18T15:51:00Z">
        <w:r w:rsidR="00B7117D">
          <w:t xml:space="preserve"> </w:t>
        </w:r>
      </w:ins>
      <w:ins w:id="110" w:author="Chris Ullrich" w:date="2023-04-16T19:20:00Z">
        <w:del w:id="111" w:author="Benjamin Cortens" w:date="2023-04-18T15:51:00Z">
          <w:r w:rsidR="00B7117D">
            <w:delText xml:space="preserve"> </w:delText>
          </w:r>
        </w:del>
        <w:del w:id="112" w:author="Benjamin Cortens" w:date="2023-04-18T16:06:00Z">
          <w:r w:rsidR="00B7117D">
            <w:delText xml:space="preserve">and </w:delText>
          </w:r>
        </w:del>
        <w:r w:rsidR="00B7117D">
          <w:t>background material that provides information about the us</w:t>
        </w:r>
      </w:ins>
      <w:ins w:id="113" w:author="Chris Ullrich" w:date="2023-04-16T19:21:00Z">
        <w:r w:rsidR="00B7117D">
          <w:t>er</w:t>
        </w:r>
        <w:r w:rsidR="00C87864">
          <w:t xml:space="preserve">’s </w:t>
        </w:r>
        <w:del w:id="114" w:author="Benjamin Cortens" w:date="2023-04-18T16:06:00Z">
          <w:r w:rsidR="00A10260" w:rsidDel="00CD01A9">
            <w:delText>surroundings</w:delText>
          </w:r>
        </w:del>
      </w:ins>
      <w:ins w:id="115" w:author="Benjamin Cortens" w:date="2023-04-18T16:06:00Z">
        <w:r w:rsidR="00142F91">
          <w:t xml:space="preserve">previous </w:t>
        </w:r>
        <w:r w:rsidR="00273FF5">
          <w:t>history</w:t>
        </w:r>
      </w:ins>
      <w:ins w:id="116" w:author="Chris Ullrich" w:date="2023-04-16T19:21:00Z">
        <w:r w:rsidR="00A10260">
          <w:t>,</w:t>
        </w:r>
        <w:del w:id="117" w:author="Benjamin Cortens" w:date="2023-04-18T16:07:00Z">
          <w:r w:rsidR="00A10260" w:rsidDel="00273FF5">
            <w:delText xml:space="preserve"> </w:delText>
          </w:r>
        </w:del>
      </w:ins>
      <w:ins w:id="118" w:author="Benjamin Cortens" w:date="2023-04-18T16:07:00Z">
        <w:r w:rsidR="00A10260">
          <w:t xml:space="preserve"> </w:t>
        </w:r>
      </w:ins>
      <w:ins w:id="119" w:author="Benjamin Cortens" w:date="2023-04-18T15:53:00Z">
        <w:r w:rsidR="00D31045">
          <w:t xml:space="preserve">and </w:t>
        </w:r>
      </w:ins>
      <w:ins w:id="120" w:author="Benjamin Cortens" w:date="2023-04-18T16:29:00Z">
        <w:r w:rsidR="005A152B">
          <w:t>information about</w:t>
        </w:r>
      </w:ins>
      <w:ins w:id="121" w:author="Benjamin Cortens" w:date="2023-04-18T16:10:00Z">
        <w:r w:rsidR="0020791D">
          <w:t xml:space="preserve"> </w:t>
        </w:r>
      </w:ins>
      <w:ins w:id="122" w:author="Benjamin Cortens" w:date="2023-04-18T16:07:00Z">
        <w:r w:rsidR="0020791D">
          <w:t>the current</w:t>
        </w:r>
      </w:ins>
      <w:ins w:id="123" w:author="Benjamin Cortens" w:date="2023-04-18T15:53:00Z">
        <w:r w:rsidR="00E11796">
          <w:t xml:space="preserve"> </w:t>
        </w:r>
      </w:ins>
      <w:ins w:id="124" w:author="Chris Ullrich" w:date="2023-04-16T19:21:00Z">
        <w:r w:rsidR="00A10260">
          <w:t xml:space="preserve">task </w:t>
        </w:r>
        <w:r w:rsidR="007D0D6F">
          <w:t xml:space="preserve">or </w:t>
        </w:r>
        <w:del w:id="125" w:author="Benjamin Cortens" w:date="2023-04-18T15:54:00Z">
          <w:r w:rsidR="007D0D6F">
            <w:delText xml:space="preserve">in relation to </w:delText>
          </w:r>
        </w:del>
        <w:del w:id="126" w:author="Benjamin Cortens" w:date="2023-04-18T16:07:00Z">
          <w:r w:rsidR="007D0D6F">
            <w:delText xml:space="preserve">an </w:delText>
          </w:r>
        </w:del>
        <w:r w:rsidR="007D0D6F">
          <w:t>interaction the user may be engaged in.</w:t>
        </w:r>
      </w:ins>
      <w:ins w:id="127" w:author="Benjamin Cortens" w:date="2023-04-18T16:25:00Z">
        <w:r w:rsidR="0085551B">
          <w:t xml:space="preserve"> </w:t>
        </w:r>
      </w:ins>
      <w:ins w:id="128" w:author="Benjamin Cortens" w:date="2023-04-18T16:30:00Z">
        <w:r w:rsidR="005A152B">
          <w:t xml:space="preserve">Each </w:t>
        </w:r>
        <w:r w:rsidR="005A152B" w:rsidRPr="005A152B">
          <w:rPr>
            <w:i/>
            <w:iCs/>
            <w:rPrChange w:id="129" w:author="Benjamin Cortens" w:date="2023-04-18T16:30:00Z">
              <w:rPr/>
            </w:rPrChange>
          </w:rPr>
          <w:t>data source</w:t>
        </w:r>
        <w:r w:rsidR="005A152B">
          <w:t xml:space="preserve"> generates a set of </w:t>
        </w:r>
      </w:ins>
      <w:ins w:id="130" w:author="Benjamin Cortens" w:date="2023-04-18T16:29:00Z">
        <w:r w:rsidR="005A152B">
          <w:t xml:space="preserve">preliminary </w:t>
        </w:r>
      </w:ins>
      <w:ins w:id="131" w:author="Benjamin Cortens" w:date="2023-04-18T16:26:00Z">
        <w:r w:rsidR="0085551B">
          <w:t>tokens</w:t>
        </w:r>
      </w:ins>
      <w:ins w:id="132" w:author="Benjamin Cortens" w:date="2023-04-18T16:31:00Z">
        <w:r w:rsidR="00EE3FDF">
          <w:t xml:space="preserve"> which are then passed to all other data sources to be consumed as input for the final tokenizers for each data source. E</w:t>
        </w:r>
      </w:ins>
      <w:ins w:id="133" w:author="Benjamin Cortens" w:date="2023-04-18T16:30:00Z">
        <w:r w:rsidR="008C1792">
          <w:t xml:space="preserve">ach data source </w:t>
        </w:r>
      </w:ins>
      <w:ins w:id="134" w:author="Benjamin Cortens" w:date="2023-04-18T16:31:00Z">
        <w:r w:rsidR="00EE3FDF">
          <w:t xml:space="preserve">refines </w:t>
        </w:r>
      </w:ins>
      <w:ins w:id="135" w:author="Benjamin Cortens" w:date="2023-04-18T16:30:00Z">
        <w:r w:rsidR="008C1792">
          <w:t xml:space="preserve">its </w:t>
        </w:r>
      </w:ins>
      <w:ins w:id="136" w:author="Benjamin Cortens" w:date="2023-04-18T16:31:00Z">
        <w:r w:rsidR="00EE3FDF">
          <w:t xml:space="preserve">output based </w:t>
        </w:r>
      </w:ins>
      <w:ins w:id="137" w:author="Benjamin Cortens" w:date="2023-04-18T16:30:00Z">
        <w:r w:rsidR="008C1792">
          <w:t xml:space="preserve">on the </w:t>
        </w:r>
      </w:ins>
      <w:ins w:id="138" w:author="Benjamin Cortens" w:date="2023-04-18T16:29:00Z">
        <w:r w:rsidR="005A152B" w:rsidRPr="005A152B">
          <w:rPr>
            <w:b/>
            <w:bCs/>
            <w:i/>
            <w:iCs/>
            <w:rPrChange w:id="139" w:author="Benjamin Cortens" w:date="2023-04-18T16:29:00Z">
              <w:rPr>
                <w:b/>
                <w:bCs/>
              </w:rPr>
            </w:rPrChange>
          </w:rPr>
          <w:t>context</w:t>
        </w:r>
        <w:r w:rsidR="005A152B">
          <w:rPr>
            <w:b/>
            <w:bCs/>
          </w:rPr>
          <w:t xml:space="preserve"> </w:t>
        </w:r>
      </w:ins>
      <w:ins w:id="140" w:author="Benjamin Cortens" w:date="2023-04-18T16:30:00Z">
        <w:r w:rsidR="00EE3FDF">
          <w:t>provided by other data sources, which is particularly important for background material (below)</w:t>
        </w:r>
      </w:ins>
      <w:ins w:id="141" w:author="Benjamin Cortens" w:date="2023-04-18T16:31:00Z">
        <w:r w:rsidR="00EE3FDF">
          <w:t>.</w:t>
        </w:r>
      </w:ins>
      <w:ins w:id="142" w:author="Benjamin Cortens" w:date="2023-04-18T16:30:00Z">
        <w:r w:rsidR="00EE3FDF">
          <w:t xml:space="preserve"> </w:t>
        </w:r>
      </w:ins>
    </w:p>
    <w:p w14:paraId="3B649F92" w14:textId="795BEF77" w:rsidR="009147D3" w:rsidRDefault="00CA36DE" w:rsidP="2F25857B">
      <w:pPr>
        <w:rPr>
          <w:ins w:id="143" w:author="Chris Ullrich" w:date="2023-04-18T13:23:00Z"/>
        </w:rPr>
      </w:pPr>
      <w:ins w:id="144" w:author="Benjamin Cortens" w:date="2023-04-18T15:45:00Z">
        <w:r>
          <w:t>F</w:t>
        </w:r>
      </w:ins>
      <w:ins w:id="145" w:author="Benjamin Cortens" w:date="2023-04-18T15:46:00Z">
        <w:r>
          <w:t>or example</w:t>
        </w:r>
        <w:r w:rsidR="00E10BA1">
          <w:t xml:space="preserve">, </w:t>
        </w:r>
        <w:r w:rsidR="00FE2D9F">
          <w:t xml:space="preserve">the </w:t>
        </w:r>
        <w:r w:rsidR="00FE2D9F" w:rsidRPr="00FE2D9F">
          <w:rPr>
            <w:b/>
            <w:bCs/>
            <w:i/>
            <w:iCs/>
            <w:rPrChange w:id="146" w:author="Benjamin Cortens" w:date="2023-04-18T15:46:00Z">
              <w:rPr/>
            </w:rPrChange>
          </w:rPr>
          <w:t>context</w:t>
        </w:r>
        <w:r w:rsidR="00FE2D9F">
          <w:t xml:space="preserve"> used by the </w:t>
        </w:r>
      </w:ins>
      <w:ins w:id="147" w:author="Benjamin Cortens" w:date="2023-04-18T16:32:00Z">
        <w:r w:rsidR="00A04A33">
          <w:t>Final</w:t>
        </w:r>
      </w:ins>
      <w:ins w:id="148" w:author="Benjamin Cortens" w:date="2023-04-18T15:46:00Z">
        <w:r w:rsidR="00FE2D9F">
          <w:t xml:space="preserve"> Background Material tokenizer to determine which background material elements are likely to be relevant is the set of </w:t>
        </w:r>
      </w:ins>
      <w:ins w:id="149" w:author="Benjamin Cortens" w:date="2023-04-18T15:47:00Z">
        <w:r w:rsidR="00FE2D9F">
          <w:t xml:space="preserve">tokens generated </w:t>
        </w:r>
        <w:r w:rsidR="0051479A">
          <w:t xml:space="preserve">by </w:t>
        </w:r>
        <w:proofErr w:type="gramStart"/>
        <w:r w:rsidR="0051479A">
          <w:t xml:space="preserve">the </w:t>
        </w:r>
      </w:ins>
      <w:ins w:id="150" w:author="Benjamin Cortens" w:date="2023-04-18T16:32:00Z">
        <w:r w:rsidR="00A926BC">
          <w:t>all</w:t>
        </w:r>
        <w:proofErr w:type="gramEnd"/>
        <w:r w:rsidR="00A926BC">
          <w:t xml:space="preserve"> raw data </w:t>
        </w:r>
        <w:r w:rsidR="008B293D">
          <w:t xml:space="preserve">source </w:t>
        </w:r>
        <w:r w:rsidR="00A926BC">
          <w:t>tokenizers</w:t>
        </w:r>
      </w:ins>
      <w:ins w:id="151" w:author="Benjamin Cortens" w:date="2023-04-18T15:47:00Z">
        <w:r w:rsidR="0051479A">
          <w:t xml:space="preserve"> (which may </w:t>
        </w:r>
      </w:ins>
      <w:ins w:id="152" w:author="Benjamin Cortens" w:date="2023-04-18T16:32:00Z">
        <w:r w:rsidR="008B293D">
          <w:t xml:space="preserve">(for example) </w:t>
        </w:r>
      </w:ins>
      <w:ins w:id="153" w:author="Benjamin Cortens" w:date="2023-04-18T15:47:00Z">
        <w:r w:rsidR="0051479A">
          <w:t>have identified an individual person in the environment)</w:t>
        </w:r>
      </w:ins>
      <w:ins w:id="154" w:author="Benjamin Cortens" w:date="2023-04-18T16:32:00Z">
        <w:r w:rsidR="00C2111B">
          <w:t>.</w:t>
        </w:r>
      </w:ins>
    </w:p>
    <w:p w14:paraId="73F26660" w14:textId="77777777" w:rsidR="00560854" w:rsidRDefault="00560854" w:rsidP="2F25857B">
      <w:pPr>
        <w:rPr>
          <w:ins w:id="155" w:author="Chris Ullrich" w:date="2023-04-18T13:23:00Z"/>
        </w:rPr>
      </w:pPr>
    </w:p>
    <w:p w14:paraId="7D1FD704" w14:textId="69242669" w:rsidR="00560854" w:rsidRPr="00520D27" w:rsidRDefault="00560854" w:rsidP="2F25857B">
      <w:pPr>
        <w:rPr>
          <w:ins w:id="156" w:author="Chris Ullrich" w:date="2023-04-18T13:23:00Z"/>
          <w:b/>
          <w:bCs/>
          <w:rPrChange w:id="157" w:author="Chris Ullrich" w:date="2023-04-18T13:24:00Z">
            <w:rPr>
              <w:ins w:id="158" w:author="Chris Ullrich" w:date="2023-04-18T13:23:00Z"/>
            </w:rPr>
          </w:rPrChange>
        </w:rPr>
      </w:pPr>
      <w:ins w:id="159" w:author="Chris Ullrich" w:date="2023-04-18T13:23:00Z">
        <w:r w:rsidRPr="00520D27">
          <w:rPr>
            <w:b/>
            <w:bCs/>
            <w:rPrChange w:id="160" w:author="Chris Ullrich" w:date="2023-04-18T13:24:00Z">
              <w:rPr/>
            </w:rPrChange>
          </w:rPr>
          <w:t>Application context</w:t>
        </w:r>
      </w:ins>
    </w:p>
    <w:p w14:paraId="3E89C3F2" w14:textId="3E79C376" w:rsidR="00560854" w:rsidRPr="004D2CF4" w:rsidRDefault="00560854" w:rsidP="2F25857B">
      <w:pPr>
        <w:rPr>
          <w:ins w:id="161" w:author="Benjamin Cortens" w:date="2023-04-18T15:42:00Z"/>
          <w:b/>
          <w:rPrChange w:id="162" w:author="Benjamin Cortens" w:date="2023-04-18T11:43:00Z">
            <w:rPr>
              <w:ins w:id="163" w:author="Benjamin Cortens" w:date="2023-04-18T15:42:00Z"/>
            </w:rPr>
          </w:rPrChange>
        </w:rPr>
      </w:pPr>
      <w:ins w:id="164" w:author="Chris Ullrich" w:date="2023-04-18T13:23:00Z">
        <w:r>
          <w:t>In some instances, the user is interacting with an application on a computing device</w:t>
        </w:r>
        <w:r w:rsidR="002F4431">
          <w:t xml:space="preserve">. In these </w:t>
        </w:r>
        <w:proofErr w:type="gramStart"/>
        <w:r w:rsidR="002F4431">
          <w:t>instances</w:t>
        </w:r>
        <w:proofErr w:type="gramEnd"/>
        <w:r w:rsidR="002F4431">
          <w:t xml:space="preserve"> explicit spe</w:t>
        </w:r>
      </w:ins>
      <w:ins w:id="165" w:author="Chris Ullrich" w:date="2023-04-18T13:24:00Z">
        <w:r w:rsidR="002F4431">
          <w:t xml:space="preserve">cification of the application can greatly enhance the context subsystem’s knowledge of the </w:t>
        </w:r>
        <w:r w:rsidR="00FB0000">
          <w:t xml:space="preserve">user context and facilitate a </w:t>
        </w:r>
        <w:r w:rsidR="00520D27">
          <w:t>more optimal context token set.</w:t>
        </w:r>
      </w:ins>
    </w:p>
    <w:p w14:paraId="590678EE" w14:textId="77777777" w:rsidR="006F4FE5" w:rsidRDefault="006F4FE5" w:rsidP="2F25857B">
      <w:pPr>
        <w:rPr>
          <w:ins w:id="166" w:author="Chris Ullrich" w:date="2023-04-16T19:21:00Z"/>
        </w:rPr>
      </w:pPr>
    </w:p>
    <w:p w14:paraId="66CE072F" w14:textId="77777777" w:rsidR="006F4FE5" w:rsidRDefault="006F4FE5" w:rsidP="2F25857B">
      <w:pPr>
        <w:rPr>
          <w:ins w:id="167" w:author="Chris Ullrich" w:date="2023-04-16T19:21:00Z"/>
        </w:rPr>
      </w:pPr>
    </w:p>
    <w:p w14:paraId="11D77193" w14:textId="35399BC4" w:rsidR="004B1DF8" w:rsidRDefault="00394358" w:rsidP="004B1DF8">
      <w:pPr>
        <w:rPr>
          <w:ins w:id="168" w:author="Chris Ullrich" w:date="2023-04-16T19:23:00Z"/>
        </w:rPr>
      </w:pPr>
      <w:ins w:id="169" w:author="Chris Ullrich" w:date="2023-04-16T19:21:00Z">
        <w:r w:rsidRPr="00D51BF4">
          <w:rPr>
            <w:b/>
            <w:bCs/>
            <w:rPrChange w:id="170" w:author="Benjamin Cortens" w:date="2023-04-18T15:34:00Z">
              <w:rPr/>
            </w:rPrChange>
          </w:rPr>
          <w:t>Background material</w:t>
        </w:r>
        <w:r>
          <w:t xml:space="preserve"> </w:t>
        </w:r>
      </w:ins>
      <w:ins w:id="171" w:author="Benjamin Cortens" w:date="2023-04-18T15:37:00Z">
        <w:r w:rsidR="00507F0D">
          <w:t>may be plain text, a structured database, cloud data storage (structured or unstructured) or any mixture of these data types.</w:t>
        </w:r>
      </w:ins>
      <w:ins w:id="172" w:author="Benjamin Cortens" w:date="2023-04-18T15:38:00Z">
        <w:r w:rsidR="00507F0D">
          <w:t xml:space="preserve"> </w:t>
        </w:r>
      </w:ins>
      <w:ins w:id="173" w:author="Benjamin Cortens" w:date="2023-04-18T15:42:00Z">
        <w:r w:rsidR="009147D3">
          <w:t>In one embodiment</w:t>
        </w:r>
      </w:ins>
      <w:ins w:id="174" w:author="Benjamin Cortens" w:date="2023-04-18T15:38:00Z">
        <w:r w:rsidR="00507F0D">
          <w:t xml:space="preserve"> </w:t>
        </w:r>
        <w:r w:rsidR="00507F0D" w:rsidRPr="00507F0D">
          <w:rPr>
            <w:i/>
            <w:iCs/>
            <w:rPrChange w:id="175" w:author="Benjamin Cortens" w:date="2023-04-18T15:38:00Z">
              <w:rPr/>
            </w:rPrChange>
          </w:rPr>
          <w:t>Background Material</w:t>
        </w:r>
        <w:r w:rsidR="00507F0D">
          <w:t xml:space="preserve"> </w:t>
        </w:r>
      </w:ins>
      <w:ins w:id="176" w:author="Benjamin Cortens" w:date="2023-04-18T15:42:00Z">
        <w:r w:rsidR="004B1DF8">
          <w:t>may</w:t>
        </w:r>
        <w:r w:rsidR="00A26C58">
          <w:t xml:space="preserve"> </w:t>
        </w:r>
      </w:ins>
      <w:ins w:id="177" w:author="Chris Ullrich" w:date="2023-04-16T19:22:00Z">
        <w:del w:id="178" w:author="Benjamin Cortens" w:date="2023-04-18T15:42:00Z">
          <w:r w:rsidR="004B1DF8" w:rsidDel="009147D3">
            <w:delText>may</w:delText>
          </w:r>
          <w:r w:rsidR="00A26C58" w:rsidDel="009147D3">
            <w:delText xml:space="preserve"> </w:delText>
          </w:r>
        </w:del>
        <w:r w:rsidR="004B1DF8">
          <w:t>include</w:t>
        </w:r>
      </w:ins>
      <w:ins w:id="179" w:author="Benjamin Cortens" w:date="2023-04-18T15:42:00Z">
        <w:r w:rsidR="009147D3">
          <w:t xml:space="preserve"> </w:t>
        </w:r>
      </w:ins>
      <w:ins w:id="180" w:author="Chris Ullrich" w:date="2023-04-16T19:22:00Z">
        <w:del w:id="181" w:author="Benjamin Cortens" w:date="2023-04-18T15:42:00Z">
          <w:r w:rsidR="004B1DF8">
            <w:delText xml:space="preserve"> </w:delText>
          </w:r>
        </w:del>
        <w:r w:rsidR="004B1DF8">
          <w:t xml:space="preserve">textual descriptions of activities that the user has done in a similar context and their prior outcomes, if relevant. In other embodiments, </w:t>
        </w:r>
        <w:proofErr w:type="gramStart"/>
        <w:r w:rsidR="004B1DF8">
          <w:t>the</w:t>
        </w:r>
      </w:ins>
      <w:ins w:id="182" w:author="Benjamin Cortens" w:date="2023-04-18T15:38:00Z">
        <w:r w:rsidR="00507F0D">
          <w:t xml:space="preserve"> a</w:t>
        </w:r>
        <w:proofErr w:type="gramEnd"/>
        <w:r w:rsidR="00507F0D">
          <w:t xml:space="preserve"> structured or unstructured database of </w:t>
        </w:r>
      </w:ins>
      <w:ins w:id="183" w:author="Chris Ullrich" w:date="2023-04-16T19:22:00Z">
        <w:r w:rsidR="004B1DF8" w:rsidRPr="00D51BF4">
          <w:rPr>
            <w:i/>
            <w:rPrChange w:id="184" w:author="Benjamin Cortens" w:date="2023-04-18T11:34:00Z">
              <w:rPr/>
            </w:rPrChange>
          </w:rPr>
          <w:t>Background Material</w:t>
        </w:r>
        <w:r w:rsidR="004B1DF8">
          <w:t xml:space="preserve"> will include general information about the user</w:t>
        </w:r>
        <w:r w:rsidR="00A26C58">
          <w:t xml:space="preserve">, </w:t>
        </w:r>
        <w:r w:rsidR="004B1DF8">
          <w:t>about topics relevant to the user’s current</w:t>
        </w:r>
        <w:r w:rsidR="00A26C58">
          <w:t xml:space="preserve"> environment, </w:t>
        </w:r>
        <w:r w:rsidR="00D67077">
          <w:t>conversational history (</w:t>
        </w:r>
        <w:proofErr w:type="spellStart"/>
        <w:r w:rsidR="00D67077">
          <w:t>ies</w:t>
        </w:r>
        <w:proofErr w:type="spellEnd"/>
        <w:r w:rsidR="00D67077">
          <w:t>)</w:t>
        </w:r>
        <w:r w:rsidR="00FC5112">
          <w:t xml:space="preserve">, </w:t>
        </w:r>
      </w:ins>
      <w:ins w:id="185" w:author="Chris Ullrich" w:date="2023-04-16T19:23:00Z">
        <w:r w:rsidR="00FC5112">
          <w:t xml:space="preserve">notes or any other material </w:t>
        </w:r>
        <w:r w:rsidR="00AE2DD2">
          <w:t xml:space="preserve">related to the user’s situation which is </w:t>
        </w:r>
        <w:r w:rsidR="0084547D">
          <w:t xml:space="preserve">of a contextual or historical nature. Background material </w:t>
        </w:r>
        <w:del w:id="186" w:author="Benjamin Cortens" w:date="2023-04-18T15:37:00Z">
          <w:r w:rsidR="004B69DE">
            <w:delText xml:space="preserve">may be plain text, </w:delText>
          </w:r>
        </w:del>
      </w:ins>
      <w:ins w:id="187" w:author="Chris Ullrich" w:date="2023-04-16T19:24:00Z">
        <w:del w:id="188" w:author="Benjamin Cortens" w:date="2023-04-18T15:37:00Z">
          <w:r w:rsidR="004B69DE">
            <w:delText xml:space="preserve">a </w:delText>
          </w:r>
        </w:del>
      </w:ins>
      <w:ins w:id="189" w:author="Chris Ullrich" w:date="2023-04-16T19:23:00Z">
        <w:del w:id="190" w:author="Benjamin Cortens" w:date="2023-04-18T15:37:00Z">
          <w:r w:rsidR="004B69DE">
            <w:delText>st</w:delText>
          </w:r>
        </w:del>
      </w:ins>
      <w:ins w:id="191" w:author="Chris Ullrich" w:date="2023-04-16T19:24:00Z">
        <w:del w:id="192" w:author="Benjamin Cortens" w:date="2023-04-18T15:37:00Z">
          <w:r w:rsidR="004B69DE">
            <w:delText>ructure</w:delText>
          </w:r>
          <w:r w:rsidR="00D52815">
            <w:delText>d</w:delText>
          </w:r>
          <w:r w:rsidR="004B69DE">
            <w:delText xml:space="preserve"> database, cloud data storage (structured or unstructured)</w:delText>
          </w:r>
          <w:r w:rsidR="00BD1D2A">
            <w:delText xml:space="preserve"> or any mixture of these data types</w:delText>
          </w:r>
          <w:r w:rsidR="003F1428">
            <w:delText>.</w:delText>
          </w:r>
        </w:del>
      </w:ins>
      <w:ins w:id="193" w:author="Chris Ullrich" w:date="2023-04-16T19:25:00Z">
        <w:del w:id="194" w:author="Benjamin Cortens" w:date="2023-04-18T15:37:00Z">
          <w:r w:rsidR="00BD1D2A">
            <w:delText xml:space="preserve"> </w:delText>
          </w:r>
        </w:del>
        <w:r w:rsidR="00BD1D2A">
          <w:t xml:space="preserve">In </w:t>
        </w:r>
        <w:r w:rsidR="000F2550">
          <w:t>some embodiments, the background material is first converted into a plain text stream and then tokenized using a plaintext tokenizer.</w:t>
        </w:r>
      </w:ins>
    </w:p>
    <w:p w14:paraId="7127144C" w14:textId="5B903ABE" w:rsidR="00740180" w:rsidDel="00E05121" w:rsidRDefault="04FC84E1" w:rsidP="2F25857B">
      <w:pPr>
        <w:rPr>
          <w:del w:id="195" w:author="Chris Ullrich" w:date="2023-04-16T19:26:00Z"/>
        </w:rPr>
      </w:pPr>
      <w:ins w:id="196" w:author="Carl Hagmann" w:date="2023-04-11T19:06:00Z">
        <w:del w:id="197" w:author="Chris Ullrich" w:date="2023-04-16T19:26:00Z">
          <w:r w:rsidDel="00E05121">
            <w:delText>T</w:delText>
          </w:r>
        </w:del>
      </w:ins>
      <w:del w:id="198" w:author="Chris Ullrich" w:date="2023-04-16T19:26:00Z">
        <w:r w:rsidR="2A59DE32" w:rsidDel="00E05121">
          <w:delText xml:space="preserve">he context subsystem </w:delText>
        </w:r>
        <w:r w:rsidR="00AF475C" w:rsidDel="00E05121">
          <w:delText xml:space="preserve">employs </w:delText>
        </w:r>
      </w:del>
      <w:ins w:id="199" w:author="Carl Hagmann" w:date="2023-04-11T19:06:00Z">
        <w:del w:id="200" w:author="Chris Ullrich" w:date="2023-04-16T19:26:00Z">
          <w:r w:rsidR="1915B5ED" w:rsidDel="00E05121">
            <w:delText xml:space="preserve">consists of </w:delText>
          </w:r>
        </w:del>
      </w:ins>
      <w:del w:id="201" w:author="Chris Ullrich" w:date="2023-04-16T19:26:00Z">
        <w:r w:rsidR="7995524C" w:rsidDel="00E05121">
          <w:delText>a mixture of physical sensors such as microphones and cameras</w:delText>
        </w:r>
      </w:del>
      <w:ins w:id="202" w:author="Carl Hagmann" w:date="2023-04-11T19:08:00Z">
        <w:del w:id="203" w:author="Chris Ullrich" w:date="2023-04-16T19:26:00Z">
          <w:r w:rsidR="3A04A9A3" w:rsidDel="00E05121">
            <w:delText xml:space="preserve"> that connect with</w:delText>
          </w:r>
        </w:del>
      </w:ins>
      <w:del w:id="204" w:author="Chris Ullrich" w:date="2023-04-16T19:26:00Z">
        <w:r w:rsidR="00AF475C" w:rsidDel="00E05121">
          <w:delText>, along with</w:delText>
        </w:r>
        <w:r w:rsidR="7995524C" w:rsidDel="00E05121">
          <w:delText xml:space="preserve"> network</w:delText>
        </w:r>
      </w:del>
      <w:ins w:id="205" w:author="Carl Hagmann" w:date="2023-04-11T19:06:00Z">
        <w:del w:id="206" w:author="Chris Ullrich" w:date="2023-04-16T19:26:00Z">
          <w:r w:rsidR="3682648D" w:rsidDel="00E05121">
            <w:delText>-</w:delText>
          </w:r>
        </w:del>
      </w:ins>
      <w:del w:id="207" w:author="Chris Ullrich" w:date="2023-04-16T19:26:00Z">
        <w:r w:rsidR="00AF475C" w:rsidDel="00E05121">
          <w:delText xml:space="preserve"> </w:delText>
        </w:r>
        <w:r w:rsidR="7995524C" w:rsidDel="00E05121">
          <w:delText xml:space="preserve">connected </w:delText>
        </w:r>
      </w:del>
      <w:ins w:id="208" w:author="Carl Hagmann" w:date="2023-04-11T19:08:00Z">
        <w:del w:id="209" w:author="Chris Ullrich" w:date="2023-04-16T19:26:00Z">
          <w:r w:rsidR="7EE20987" w:rsidDel="00E05121">
            <w:delText xml:space="preserve">and embedded </w:delText>
          </w:r>
        </w:del>
      </w:ins>
      <w:del w:id="210" w:author="Chris Ullrich" w:date="2023-04-16T19:26:00Z">
        <w:r w:rsidR="7995524C" w:rsidDel="00E05121">
          <w:delText xml:space="preserve">data sources </w:delText>
        </w:r>
      </w:del>
      <w:ins w:id="211" w:author="Carl Hagmann" w:date="2023-04-11T20:13:00Z">
        <w:del w:id="212" w:author="Chris Ullrich" w:date="2023-04-16T19:26:00Z">
          <w:r w:rsidR="7D2C125F" w:rsidDel="00E05121">
            <w:delText xml:space="preserve">and models </w:delText>
          </w:r>
        </w:del>
      </w:ins>
      <w:del w:id="213" w:author="Chris Ullrich" w:date="2023-04-16T19:26:00Z">
        <w:r w:rsidR="7995524C" w:rsidDel="00E05121">
          <w:delText xml:space="preserve">to generate a </w:delText>
        </w:r>
      </w:del>
      <w:ins w:id="214" w:author="Carl Hagmann" w:date="2023-04-11T19:24:00Z">
        <w:del w:id="215" w:author="Chris Ullrich" w:date="2023-04-16T19:26:00Z">
          <w:r w:rsidR="10DA8A7F" w:rsidDel="00E05121">
            <w:delText xml:space="preserve">numerical representation of a </w:delText>
          </w:r>
        </w:del>
      </w:ins>
      <w:del w:id="216" w:author="Chris Ullrich" w:date="2023-04-16T19:26:00Z">
        <w:r w:rsidR="7995524C" w:rsidDel="00E05121">
          <w:delText xml:space="preserve">context estimate. </w:delText>
        </w:r>
      </w:del>
      <w:ins w:id="217" w:author="Carl Hagmann" w:date="2023-04-11T20:13:00Z">
        <w:del w:id="218" w:author="Chris Ullrich" w:date="2023-04-16T19:26:00Z">
          <w:r w:rsidR="2D9194E5" w:rsidDel="00E05121">
            <w:delText xml:space="preserve">The context tokenizer </w:delText>
          </w:r>
        </w:del>
      </w:ins>
      <w:ins w:id="219" w:author="Carl Hagmann" w:date="2023-04-11T20:14:00Z">
        <w:del w:id="220" w:author="Chris Ullrich" w:date="2023-04-16T19:26:00Z">
          <w:r w:rsidR="2D9194E5" w:rsidDel="00E05121">
            <w:delText xml:space="preserve">encodes </w:delText>
          </w:r>
        </w:del>
      </w:ins>
      <w:ins w:id="221" w:author="Carl Hagmann" w:date="2023-04-11T20:13:00Z">
        <w:del w:id="222" w:author="Chris Ullrich" w:date="2023-04-16T19:26:00Z">
          <w:r w:rsidR="2D9194E5" w:rsidDel="00E05121">
            <w:delText xml:space="preserve">the context estimate </w:delText>
          </w:r>
        </w:del>
      </w:ins>
      <w:ins w:id="223" w:author="Carl Hagmann" w:date="2023-04-11T20:15:00Z">
        <w:del w:id="224" w:author="Chris Ullrich" w:date="2023-04-16T19:26:00Z">
          <w:r w:rsidR="33A99B4D" w:rsidDel="00E05121">
            <w:delText xml:space="preserve">with </w:delText>
          </w:r>
        </w:del>
      </w:ins>
      <w:ins w:id="225" w:author="Carl Hagmann" w:date="2023-04-11T20:14:00Z">
        <w:del w:id="226" w:author="Chris Ullrich" w:date="2023-04-16T19:26:00Z">
          <w:r w:rsidR="2D9194E5" w:rsidDel="00E05121">
            <w:delText>associated</w:delText>
          </w:r>
        </w:del>
      </w:ins>
      <w:ins w:id="227" w:author="Carl Hagmann" w:date="2023-04-11T20:13:00Z">
        <w:del w:id="228" w:author="Chris Ullrich" w:date="2023-04-16T19:26:00Z">
          <w:r w:rsidR="2D9194E5" w:rsidDel="00E05121">
            <w:delText xml:space="preserve"> data to generate a</w:delText>
          </w:r>
        </w:del>
      </w:ins>
      <w:ins w:id="229" w:author="Carl Hagmann" w:date="2023-04-11T20:27:00Z">
        <w:del w:id="230" w:author="Chris Ullrich" w:date="2023-04-16T19:26:00Z">
          <w:r w:rsidR="47DFE3E8" w:rsidDel="00E05121">
            <w:delText xml:space="preserve">t least one </w:delText>
          </w:r>
        </w:del>
      </w:ins>
      <w:ins w:id="231" w:author="Carl Hagmann" w:date="2023-04-11T20:13:00Z">
        <w:del w:id="232" w:author="Chris Ullrich" w:date="2023-04-16T19:26:00Z">
          <w:r w:rsidR="2D9194E5" w:rsidDel="00E05121">
            <w:delText>context token sequence.</w:delText>
          </w:r>
        </w:del>
      </w:ins>
    </w:p>
    <w:p w14:paraId="5121DD8E" w14:textId="77777777" w:rsidR="00E05121" w:rsidRDefault="00E05121" w:rsidP="2F25857B">
      <w:pPr>
        <w:rPr>
          <w:ins w:id="233" w:author="Chris Ullrich" w:date="2023-04-16T19:26:00Z"/>
        </w:rPr>
      </w:pPr>
    </w:p>
    <w:p w14:paraId="5A55A88E" w14:textId="63380A4C" w:rsidR="00740180" w:rsidDel="00E05121" w:rsidRDefault="00AF20C4" w:rsidP="2F25857B">
      <w:pPr>
        <w:rPr>
          <w:ins w:id="234" w:author="Carl Hagmann" w:date="2023-04-11T19:08:00Z"/>
          <w:del w:id="235" w:author="Chris Ullrich" w:date="2023-04-16T19:26:00Z"/>
        </w:rPr>
      </w:pPr>
      <w:ins w:id="236" w:author="Benjamin Cortens" w:date="2023-04-13T17:00:00Z">
        <w:del w:id="237" w:author="Chris Ullrich" w:date="2023-04-16T19:26:00Z">
          <w:r w:rsidDel="00E05121">
            <w:delText>&lt;We should probably add figures for this&gt;</w:delText>
          </w:r>
        </w:del>
      </w:ins>
    </w:p>
    <w:p w14:paraId="1AFB0BF8" w14:textId="77EFFDF1" w:rsidR="00740180" w:rsidDel="00E05121" w:rsidRDefault="00740180" w:rsidP="2F25857B">
      <w:pPr>
        <w:rPr>
          <w:ins w:id="238" w:author="Carl Hagmann" w:date="2023-04-11T19:08:00Z"/>
          <w:del w:id="239" w:author="Chris Ullrich" w:date="2023-04-16T19:26:00Z"/>
        </w:rPr>
      </w:pPr>
    </w:p>
    <w:p w14:paraId="0D351C1B" w14:textId="7E6AE4E1" w:rsidR="00740180" w:rsidRDefault="3575BBF3" w:rsidP="2F25857B">
      <w:pPr>
        <w:rPr>
          <w:ins w:id="240" w:author="Carl Hagmann" w:date="2023-04-11T20:19:00Z"/>
        </w:rPr>
      </w:pPr>
      <w:commentRangeStart w:id="241"/>
      <w:del w:id="242" w:author="Chris Ullrich" w:date="2023-04-16T19:26:00Z">
        <w:r w:rsidDel="00E05121">
          <w:delText>In one possible embodiment, th</w:delText>
        </w:r>
      </w:del>
      <w:ins w:id="243" w:author="Carl Hagmann" w:date="2023-04-11T19:09:00Z">
        <w:del w:id="244" w:author="Chris Ullrich" w:date="2023-04-16T19:26:00Z">
          <w:r w:rsidR="20109ACA" w:rsidDel="00E05121">
            <w:delText>e</w:delText>
          </w:r>
        </w:del>
      </w:ins>
      <w:del w:id="245" w:author="Chris Ullrich" w:date="2023-04-16T19:26:00Z">
        <w:r w:rsidR="00AF475C" w:rsidDel="00E05121">
          <w:delText>is</w:delText>
        </w:r>
        <w:r w:rsidDel="00E05121">
          <w:delText xml:space="preserve"> context estimate</w:delText>
        </w:r>
      </w:del>
      <w:ins w:id="246" w:author="Carl Hagmann" w:date="2023-04-11T19:14:00Z">
        <w:del w:id="247" w:author="Chris Ullrich" w:date="2023-04-16T19:26:00Z">
          <w:r w:rsidR="051E303B" w:rsidDel="00E05121">
            <w:delText xml:space="preserve"> </w:delText>
          </w:r>
        </w:del>
        <w:del w:id="248" w:author="Chris Ullrich" w:date="2023-04-13T16:17:00Z">
          <w:r w:rsidR="051E303B" w:rsidDel="00C9726D">
            <w:delText>and historical data sources</w:delText>
          </w:r>
        </w:del>
      </w:ins>
      <w:del w:id="249" w:author="Chris Ullrich" w:date="2023-04-16T19:26:00Z">
        <w:r w:rsidDel="00E05121">
          <w:delText xml:space="preserve"> </w:delText>
        </w:r>
        <w:r w:rsidR="00AF475C" w:rsidDel="00E05121">
          <w:delText>is</w:delText>
        </w:r>
      </w:del>
      <w:ins w:id="250" w:author="Carl Hagmann" w:date="2023-04-11T19:14:00Z">
        <w:del w:id="251" w:author="Chris Ullrich" w:date="2023-04-16T19:26:00Z">
          <w:r w:rsidR="00A56BFB" w:rsidDel="00E05121">
            <w:delText>are</w:delText>
          </w:r>
        </w:del>
      </w:ins>
      <w:del w:id="252" w:author="Chris Ullrich" w:date="2023-04-16T19:26:00Z">
        <w:r w:rsidDel="00E05121">
          <w:delText xml:space="preserve"> converted into a </w:delText>
        </w:r>
        <w:r w:rsidR="39F982AC" w:rsidDel="00E05121">
          <w:delText>set of tokens</w:delText>
        </w:r>
        <w:r w:rsidR="00AF475C" w:rsidDel="00E05121">
          <w:delText>, along with historical data sources</w:delText>
        </w:r>
        <w:r w:rsidR="2D9F2FF7" w:rsidDel="00E05121">
          <w:delText xml:space="preserve">. </w:delText>
        </w:r>
        <w:commentRangeEnd w:id="241"/>
        <w:r w:rsidR="008A5B20" w:rsidDel="00E05121">
          <w:rPr>
            <w:rStyle w:val="CommentReference"/>
          </w:rPr>
          <w:commentReference w:id="241"/>
        </w:r>
        <w:r w:rsidR="2D9F2FF7" w:rsidDel="00E05121">
          <w:delText xml:space="preserve">In some embodiments the </w:delText>
        </w:r>
      </w:del>
      <w:del w:id="253" w:author="Chris Ullrich" w:date="2023-04-13T16:17:00Z">
        <w:r w:rsidR="2D9F2FF7" w:rsidDel="00C9726D">
          <w:delText xml:space="preserve">historical data sources </w:delText>
        </w:r>
      </w:del>
      <w:del w:id="254" w:author="Chris Ullrich" w:date="2023-04-16T19:22:00Z">
        <w:r w:rsidR="2D9F2FF7" w:rsidDel="004B1DF8">
          <w:delText>will include activities that the user has done in a similar context</w:delText>
        </w:r>
      </w:del>
      <w:ins w:id="255" w:author="Carl Hagmann" w:date="2023-04-11T19:15:00Z">
        <w:del w:id="256" w:author="Chris Ullrich" w:date="2023-04-16T19:22:00Z">
          <w:r w:rsidR="74CD58D8" w:rsidDel="004B1DF8">
            <w:delText xml:space="preserve"> and their prior outcomes</w:delText>
          </w:r>
        </w:del>
      </w:ins>
      <w:ins w:id="257" w:author="Carl Hagmann" w:date="2023-04-11T20:15:00Z">
        <w:del w:id="258" w:author="Chris Ullrich" w:date="2023-04-16T19:22:00Z">
          <w:r w:rsidR="5FA32D28" w:rsidDel="004B1DF8">
            <w:delText>, if relevant</w:delText>
          </w:r>
        </w:del>
      </w:ins>
      <w:del w:id="259" w:author="Chris Ullrich" w:date="2023-04-16T19:22:00Z">
        <w:r w:rsidR="2D9F2FF7" w:rsidDel="004B1DF8">
          <w:delText>. In other embodiments, the</w:delText>
        </w:r>
      </w:del>
      <w:del w:id="260" w:author="Chris Ullrich" w:date="2023-04-13T16:17:00Z">
        <w:r w:rsidR="2D9F2FF7" w:rsidDel="00C9726D">
          <w:delText xml:space="preserve"> historical data</w:delText>
        </w:r>
      </w:del>
      <w:del w:id="261" w:author="Chris Ullrich" w:date="2023-04-13T16:18:00Z">
        <w:r w:rsidR="2D9F2FF7" w:rsidDel="00C9726D">
          <w:delText xml:space="preserve"> sources</w:delText>
        </w:r>
      </w:del>
      <w:del w:id="262" w:author="Chris Ullrich" w:date="2023-04-16T19:22:00Z">
        <w:r w:rsidR="2D9F2FF7" w:rsidDel="004B1DF8">
          <w:delText xml:space="preserve"> will include general information about the user or about </w:delText>
        </w:r>
      </w:del>
      <w:ins w:id="263" w:author="Carl Hagmann" w:date="2023-04-11T19:15:00Z">
        <w:del w:id="264" w:author="Chris Ullrich" w:date="2023-04-16T19:22:00Z">
          <w:r w:rsidR="6E13DA4A" w:rsidDel="004B1DF8">
            <w:delText xml:space="preserve">topics </w:delText>
          </w:r>
        </w:del>
      </w:ins>
      <w:del w:id="265" w:author="Chris Ullrich" w:date="2023-04-16T19:22:00Z">
        <w:r w:rsidR="2D9F2FF7" w:rsidDel="004B1DF8">
          <w:delText xml:space="preserve">relevant </w:delText>
        </w:r>
        <w:r w:rsidR="00AF475C" w:rsidDel="004B1DF8">
          <w:delText xml:space="preserve">topics </w:delText>
        </w:r>
        <w:r w:rsidR="11AF6B8E" w:rsidDel="004B1DF8">
          <w:delText xml:space="preserve">to the user’s current context. </w:delText>
        </w:r>
      </w:del>
      <w:del w:id="266" w:author="Chris Ullrich" w:date="2023-04-13T16:21:00Z">
        <w:r w:rsidR="720807E7" w:rsidDel="00B20074">
          <w:delText xml:space="preserve">In this </w:delText>
        </w:r>
      </w:del>
      <w:ins w:id="267" w:author="Carl Hagmann" w:date="2023-04-11T19:15:00Z">
        <w:del w:id="268" w:author="Chris Ullrich" w:date="2023-04-13T16:21:00Z">
          <w:r w:rsidR="55F3DBEF" w:rsidDel="00B20074">
            <w:delText>exemplary</w:delText>
          </w:r>
        </w:del>
      </w:ins>
      <w:del w:id="269" w:author="Chris Ullrich" w:date="2023-04-13T16:21:00Z">
        <w:r w:rsidR="720807E7" w:rsidDel="00B20074">
          <w:delText xml:space="preserve"> embodiment,</w:delText>
        </w:r>
        <w:r w:rsidR="778CCC01" w:rsidDel="00B20074">
          <w:delText xml:space="preserve"> the </w:delText>
        </w:r>
        <w:r w:rsidR="555A2776" w:rsidDel="00B20074">
          <w:delText>context-oriented</w:delText>
        </w:r>
        <w:r w:rsidR="778CCC01" w:rsidDel="00B20074">
          <w:delText xml:space="preserve"> data sources are converted into input tokens suitable for consumption by the prompt composer. </w:delText>
        </w:r>
      </w:del>
      <w:r w:rsidR="778CCC01">
        <w:t xml:space="preserve">For </w:t>
      </w:r>
      <w:r w:rsidR="2BC2A2CD">
        <w:t xml:space="preserve">structured historical data such as plaintext, database or web-based textual content, tokens </w:t>
      </w:r>
      <w:r w:rsidR="492F8A70">
        <w:t xml:space="preserve">consist of the </w:t>
      </w:r>
      <w:r w:rsidR="6F619610">
        <w:t xml:space="preserve">numerical indexes </w:t>
      </w:r>
      <w:del w:id="270" w:author="Carl Hagmann" w:date="2023-04-11T20:20:00Z">
        <w:r w:rsidR="00AF475C" w:rsidDel="6F619610">
          <w:delText xml:space="preserve">into </w:delText>
        </w:r>
      </w:del>
      <w:ins w:id="271" w:author="Carl Hagmann" w:date="2023-04-11T20:20:00Z">
        <w:r w:rsidR="7D73999F">
          <w:t xml:space="preserve">in </w:t>
        </w:r>
      </w:ins>
      <w:r w:rsidR="6F619610">
        <w:t xml:space="preserve">a </w:t>
      </w:r>
      <w:r w:rsidR="492F8A70">
        <w:t xml:space="preserve">vectorized </w:t>
      </w:r>
      <w:r w:rsidR="71106C11">
        <w:t>(</w:t>
      </w:r>
      <w:proofErr w:type="gramStart"/>
      <w:r w:rsidR="71106C11">
        <w:t>e.g.</w:t>
      </w:r>
      <w:proofErr w:type="gramEnd"/>
      <w:r w:rsidR="71106C11">
        <w:t xml:space="preserve"> word2vec or similar) representation of the text content. </w:t>
      </w:r>
      <w:ins w:id="272" w:author="Carl Hagmann" w:date="2023-04-11T20:19:00Z">
        <w:r w:rsidR="10063ABD">
          <w:t xml:space="preserve">In some embodiments, an unsupervised neural network technique called an </w:t>
        </w:r>
        <w:commentRangeStart w:id="273"/>
        <w:r w:rsidR="10063ABD">
          <w:t xml:space="preserve">autoencoder </w:t>
        </w:r>
      </w:ins>
      <w:commentRangeEnd w:id="273"/>
      <w:r w:rsidR="00AF475C">
        <w:rPr>
          <w:rStyle w:val="CommentReference"/>
        </w:rPr>
        <w:commentReference w:id="273"/>
      </w:r>
      <w:ins w:id="274" w:author="Carl Hagmann" w:date="2023-04-11T20:19:00Z">
        <w:r w:rsidR="10063ABD">
          <w:t>could be utilized to transform plaintext inputs into high dimensional vectors that are suitable for indexing and tokenization ingestion by the prompt composer.</w:t>
        </w:r>
      </w:ins>
    </w:p>
    <w:p w14:paraId="6569C61B" w14:textId="54E5B669" w:rsidR="00740180" w:rsidRDefault="00740180" w:rsidP="2F25857B">
      <w:pPr>
        <w:rPr>
          <w:ins w:id="275" w:author="Carl Hagmann" w:date="2023-04-11T19:10:00Z"/>
        </w:rPr>
      </w:pPr>
    </w:p>
    <w:p w14:paraId="11A595F1" w14:textId="0C19BBC1" w:rsidR="00740180" w:rsidRDefault="191F7DDE" w:rsidP="002817AF">
      <w:r>
        <w:t>For example</w:t>
      </w:r>
      <w:r w:rsidR="2E9EDE33">
        <w:t xml:space="preserve"> (</w:t>
      </w:r>
      <w:hyperlink r:id="rId16">
        <w:r w:rsidR="2E9EDE33" w:rsidRPr="2F25857B">
          <w:rPr>
            <w:rStyle w:val="Hyperlink"/>
          </w:rPr>
          <w:t>https://platform.openai.com/tokenizer</w:t>
        </w:r>
      </w:hyperlink>
      <w:r w:rsidR="2E9EDE33">
        <w:t>):</w:t>
      </w:r>
    </w:p>
    <w:p w14:paraId="58FFF76F" w14:textId="43F2F94A" w:rsidR="00740180" w:rsidRDefault="00740180" w:rsidP="002817AF">
      <w:r w:rsidRPr="00740180">
        <w:rPr>
          <w:noProof/>
        </w:rPr>
        <w:drawing>
          <wp:inline distT="0" distB="0" distL="0" distR="0" wp14:anchorId="5B526EE6" wp14:editId="779648AC">
            <wp:extent cx="3474264" cy="2898561"/>
            <wp:effectExtent l="0" t="0" r="571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3483358" cy="2906148"/>
                    </a:xfrm>
                    <a:prstGeom prst="rect">
                      <a:avLst/>
                    </a:prstGeom>
                  </pic:spPr>
                </pic:pic>
              </a:graphicData>
            </a:graphic>
          </wp:inline>
        </w:drawing>
      </w:r>
    </w:p>
    <w:p w14:paraId="48E2B906" w14:textId="6FE0BA7F" w:rsidR="00024746" w:rsidRDefault="00024746" w:rsidP="002817AF">
      <w:r>
        <w:t>Below is the list of numerical indices corresponding to these words:</w:t>
      </w:r>
    </w:p>
    <w:p w14:paraId="7084875F" w14:textId="23387DB1" w:rsidR="00024746" w:rsidRDefault="00024746" w:rsidP="002817AF">
      <w:r w:rsidRPr="00024746">
        <w:rPr>
          <w:noProof/>
        </w:rPr>
        <w:drawing>
          <wp:inline distT="0" distB="0" distL="0" distR="0" wp14:anchorId="493AC731" wp14:editId="4633697D">
            <wp:extent cx="3971581" cy="789224"/>
            <wp:effectExtent l="0" t="0" r="3810" b="0"/>
            <wp:docPr id="4" name="Picture 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pplication&#10;&#10;Description automatically generated"/>
                    <pic:cNvPicPr/>
                  </pic:nvPicPr>
                  <pic:blipFill>
                    <a:blip r:embed="rId18"/>
                    <a:stretch>
                      <a:fillRect/>
                    </a:stretch>
                  </pic:blipFill>
                  <pic:spPr>
                    <a:xfrm>
                      <a:off x="0" y="0"/>
                      <a:ext cx="4000340" cy="794939"/>
                    </a:xfrm>
                    <a:prstGeom prst="rect">
                      <a:avLst/>
                    </a:prstGeom>
                  </pic:spPr>
                </pic:pic>
              </a:graphicData>
            </a:graphic>
          </wp:inline>
        </w:drawing>
      </w:r>
    </w:p>
    <w:p w14:paraId="2E0FAA23" w14:textId="37572E18" w:rsidR="00822CB8" w:rsidRDefault="00822CB8" w:rsidP="00822CB8">
      <w:pPr>
        <w:rPr>
          <w:ins w:id="276" w:author="Chris Ullrich" w:date="2023-04-16T19:26:00Z"/>
        </w:rPr>
      </w:pPr>
      <w:ins w:id="277" w:author="Chris Ullrich" w:date="2023-04-16T19:26:00Z">
        <w:r>
          <w:t xml:space="preserve">The context subsystem may also include a mixture of physical sensors such as microphones and cameras that connect with network-connected and embedded data sources and models to generate a numerical representation of a real-time context estimate. </w:t>
        </w:r>
      </w:ins>
    </w:p>
    <w:p w14:paraId="46583526" w14:textId="5D7EA61C" w:rsidR="00822CB8" w:rsidRDefault="00822CB8" w:rsidP="00822CB8">
      <w:pPr>
        <w:rPr>
          <w:ins w:id="278" w:author="Chris Ullrich" w:date="2023-04-16T19:26:00Z"/>
        </w:rPr>
      </w:pPr>
    </w:p>
    <w:p w14:paraId="40FBC0CE" w14:textId="77777777" w:rsidR="00822CB8" w:rsidRDefault="00822CB8" w:rsidP="00822CB8">
      <w:pPr>
        <w:rPr>
          <w:ins w:id="279" w:author="Chris Ullrich" w:date="2023-04-16T19:26:00Z"/>
        </w:rPr>
      </w:pPr>
      <w:ins w:id="280" w:author="Chris Ullrich" w:date="2023-04-16T19:26:00Z">
        <w:r>
          <w:t>An example of a background/context prompt is shown below:</w:t>
        </w:r>
      </w:ins>
    </w:p>
    <w:p w14:paraId="15207C0D" w14:textId="77777777" w:rsidR="00822CB8" w:rsidRDefault="00822CB8" w:rsidP="00822CB8">
      <w:pPr>
        <w:rPr>
          <w:ins w:id="281" w:author="Chris Ullrich" w:date="2023-04-16T19:26:00Z"/>
        </w:rPr>
      </w:pPr>
    </w:p>
    <w:p w14:paraId="0698020A" w14:textId="2C4EA4FC" w:rsidR="07E2A409" w:rsidRDefault="07E2A409" w:rsidP="4C29EAC2">
      <w:pPr>
        <w:rPr>
          <w:ins w:id="282" w:author="Lucas Steuber" w:date="2023-04-18T22:29:00Z"/>
          <w:rFonts w:ascii="Calibri" w:eastAsia="Calibri" w:hAnsi="Calibri" w:cs="Calibri"/>
        </w:rPr>
      </w:pPr>
      <w:commentRangeStart w:id="283"/>
      <w:commentRangeStart w:id="284"/>
      <w:commentRangeStart w:id="285"/>
      <w:commentRangeStart w:id="286"/>
      <w:ins w:id="287" w:author="Chris Ullrich" w:date="2023-04-16T19:26:00Z">
        <w:del w:id="288" w:author="Lucas Steuber" w:date="2023-04-18T22:29:00Z">
          <w:r w:rsidRPr="4C29EAC2" w:rsidDel="07E2A409">
            <w:rPr>
              <w:highlight w:val="yellow"/>
              <w:rPrChange w:id="289" w:author="Chris Ullrich" w:date="2023-04-16T19:27:00Z">
                <w:rPr/>
              </w:rPrChange>
            </w:rPr>
            <w:delText>&lt; LS - Example of background Material as a prompt&gt;</w:delText>
          </w:r>
        </w:del>
      </w:ins>
      <w:commentRangeEnd w:id="283"/>
      <w:r>
        <w:rPr>
          <w:rStyle w:val="CommentReference"/>
        </w:rPr>
        <w:commentReference w:id="283"/>
      </w:r>
      <w:commentRangeEnd w:id="284"/>
      <w:r>
        <w:rPr>
          <w:rStyle w:val="CommentReference"/>
        </w:rPr>
        <w:commentReference w:id="284"/>
      </w:r>
      <w:commentRangeEnd w:id="285"/>
      <w:r>
        <w:rPr>
          <w:rStyle w:val="CommentReference"/>
        </w:rPr>
        <w:commentReference w:id="285"/>
      </w:r>
      <w:commentRangeEnd w:id="286"/>
      <w:r>
        <w:rPr>
          <w:rStyle w:val="CommentReference"/>
        </w:rPr>
        <w:commentReference w:id="286"/>
      </w:r>
      <w:ins w:id="292" w:author="Lucas Steuber" w:date="2023-04-18T22:29:00Z">
        <w:r w:rsidR="3ADD6851" w:rsidRPr="4C29EAC2">
          <w:rPr>
            <w:rFonts w:ascii="Calibri" w:eastAsia="Calibri" w:hAnsi="Calibri" w:cs="Calibri"/>
          </w:rPr>
          <w:t xml:space="preserve"> For the rest of this conversation, you are a language model that is communicating to a user diagnosed with ALS. The person with ALS is sending messages to </w:t>
        </w:r>
        <w:proofErr w:type="gramStart"/>
        <w:r w:rsidR="3ADD6851" w:rsidRPr="4C29EAC2">
          <w:rPr>
            <w:rFonts w:ascii="Calibri" w:eastAsia="Calibri" w:hAnsi="Calibri" w:cs="Calibri"/>
          </w:rPr>
          <w:t>you, and</w:t>
        </w:r>
        <w:proofErr w:type="gramEnd"/>
        <w:r w:rsidR="3ADD6851" w:rsidRPr="4C29EAC2">
          <w:rPr>
            <w:rFonts w:ascii="Calibri" w:eastAsia="Calibri" w:hAnsi="Calibri" w:cs="Calibri"/>
          </w:rPr>
          <w:t xml:space="preserve"> would like you to take what they say to you and expand it into a full utterance. They use prediction to compose the language they are sending you whenever it is available and </w:t>
        </w:r>
        <w:proofErr w:type="gramStart"/>
        <w:r w:rsidR="3ADD6851" w:rsidRPr="4C29EAC2">
          <w:rPr>
            <w:rFonts w:ascii="Calibri" w:eastAsia="Calibri" w:hAnsi="Calibri" w:cs="Calibri"/>
          </w:rPr>
          <w:t>accurate, but</w:t>
        </w:r>
        <w:proofErr w:type="gramEnd"/>
        <w:r w:rsidR="3ADD6851" w:rsidRPr="4C29EAC2">
          <w:rPr>
            <w:rFonts w:ascii="Calibri" w:eastAsia="Calibri" w:hAnsi="Calibri" w:cs="Calibri"/>
          </w:rPr>
          <w:t xml:space="preserve"> uses an eye gaze or BCI system that only allows one interface interaction per second. In that system they will always make choices that are intended to produce grammatically correct sentences. When they are finished writing their message, it is sent to you. Respond to each message with the three most likely full utterances that the user intended. Do not include explanations; the string you respond with will be spoken by their speech generating device. </w:t>
        </w:r>
      </w:ins>
      <w:ins w:id="293" w:author="Lucas Steuber" w:date="2023-04-18T22:32:00Z">
        <w:r w:rsidR="2878F383" w:rsidRPr="6220AECF">
          <w:rPr>
            <w:rFonts w:ascii="Calibri" w:eastAsia="Calibri" w:hAnsi="Calibri" w:cs="Calibri"/>
          </w:rPr>
          <w:t xml:space="preserve">This is the </w:t>
        </w:r>
        <w:r w:rsidR="2878F383" w:rsidRPr="2114C01C">
          <w:rPr>
            <w:rFonts w:ascii="Calibri" w:eastAsia="Calibri" w:hAnsi="Calibri" w:cs="Calibri"/>
          </w:rPr>
          <w:t>user:</w:t>
        </w:r>
      </w:ins>
    </w:p>
    <w:p w14:paraId="467AA1B3" w14:textId="5219A169" w:rsidR="3ADD6851" w:rsidRDefault="3ADD6851">
      <w:pPr>
        <w:rPr>
          <w:ins w:id="294" w:author="Lucas Steuber" w:date="2023-04-18T22:29:00Z"/>
        </w:rPr>
      </w:pPr>
      <w:ins w:id="295" w:author="Lucas Steuber" w:date="2023-04-18T22:29:00Z">
        <w:r w:rsidRPr="4C29EAC2">
          <w:rPr>
            <w:rFonts w:ascii="Calibri" w:eastAsia="Calibri" w:hAnsi="Calibri" w:cs="Calibri"/>
          </w:rPr>
          <w:t xml:space="preserve"> </w:t>
        </w:r>
      </w:ins>
    </w:p>
    <w:p w14:paraId="09845189" w14:textId="1C4792E4" w:rsidR="3460BC47" w:rsidRDefault="3460BC47">
      <w:pPr>
        <w:pStyle w:val="ListParagraph"/>
        <w:numPr>
          <w:ilvl w:val="0"/>
          <w:numId w:val="25"/>
        </w:numPr>
        <w:rPr>
          <w:ins w:id="296" w:author="Lucas Steuber" w:date="2023-04-18T22:35:00Z"/>
          <w:color w:val="C9D1D9"/>
          <w:sz w:val="22"/>
          <w:szCs w:val="22"/>
        </w:rPr>
        <w:pPrChange w:id="297" w:author="Lucas Steuber" w:date="2023-04-18T22:29:00Z">
          <w:pPr/>
        </w:pPrChange>
      </w:pPr>
      <w:ins w:id="298" w:author="Lucas Steuber" w:date="2023-04-18T22:35:00Z">
        <w:r w:rsidRPr="2237ABA0">
          <w:rPr>
            <w:color w:val="C9D1D9"/>
            <w:sz w:val="22"/>
            <w:szCs w:val="22"/>
          </w:rPr>
          <w:t xml:space="preserve">Sarah, a 60-year-old retired </w:t>
        </w:r>
        <w:proofErr w:type="gramStart"/>
        <w:r w:rsidRPr="2237ABA0">
          <w:rPr>
            <w:color w:val="C9D1D9"/>
            <w:sz w:val="22"/>
            <w:szCs w:val="22"/>
          </w:rPr>
          <w:t>school teacher</w:t>
        </w:r>
        <w:proofErr w:type="gramEnd"/>
        <w:r w:rsidRPr="2237ABA0">
          <w:rPr>
            <w:color w:val="C9D1D9"/>
            <w:sz w:val="22"/>
            <w:szCs w:val="22"/>
          </w:rPr>
          <w:t xml:space="preserve">, is sitting in her garden, basking in the warm sunlight and enjoying the peaceful sounds of birds chirping. She has just finished reading a mystery novel recommended by a close family member or friend, feeling content and relaxed. As a literature enthusiast, Sarah has a long history of discussing books with her loved ones. </w:t>
        </w:r>
      </w:ins>
    </w:p>
    <w:p w14:paraId="184BB789" w14:textId="5DFED9FC" w:rsidR="3460BC47" w:rsidRDefault="3460BC47">
      <w:pPr>
        <w:pStyle w:val="ListParagraph"/>
        <w:numPr>
          <w:ilvl w:val="0"/>
          <w:numId w:val="25"/>
        </w:numPr>
        <w:rPr>
          <w:ins w:id="299" w:author="Lucas Steuber" w:date="2023-04-18T22:35:00Z"/>
          <w:color w:val="C9D1D9"/>
          <w:sz w:val="22"/>
          <w:szCs w:val="22"/>
        </w:rPr>
        <w:pPrChange w:id="300" w:author="Lucas Steuber" w:date="2023-04-18T22:35:00Z">
          <w:pPr>
            <w:pStyle w:val="ListParagraph"/>
          </w:pPr>
        </w:pPrChange>
      </w:pPr>
      <w:ins w:id="301" w:author="Lucas Steuber" w:date="2023-04-18T22:35:00Z">
        <w:r w:rsidRPr="2237ABA0">
          <w:rPr>
            <w:color w:val="C9D1D9"/>
            <w:sz w:val="22"/>
            <w:szCs w:val="22"/>
          </w:rPr>
          <w:t>Relevant Context Data:</w:t>
        </w:r>
      </w:ins>
    </w:p>
    <w:p w14:paraId="44DA2E08" w14:textId="120C529F" w:rsidR="3460BC47" w:rsidRDefault="3460BC47">
      <w:pPr>
        <w:pStyle w:val="ListParagraph"/>
        <w:numPr>
          <w:ilvl w:val="1"/>
          <w:numId w:val="25"/>
        </w:numPr>
        <w:rPr>
          <w:ins w:id="302" w:author="Lucas Steuber" w:date="2023-04-18T22:35:00Z"/>
          <w:color w:val="C9D1D9"/>
          <w:sz w:val="22"/>
          <w:szCs w:val="22"/>
        </w:rPr>
        <w:pPrChange w:id="303" w:author="Lucas Steuber" w:date="2023-04-18T22:35:00Z">
          <w:pPr>
            <w:numPr>
              <w:numId w:val="1"/>
            </w:numPr>
            <w:ind w:left="720" w:hanging="360"/>
          </w:pPr>
        </w:pPrChange>
      </w:pPr>
      <w:ins w:id="304" w:author="Lucas Steuber" w:date="2023-04-18T22:35:00Z">
        <w:r w:rsidRPr="2237ABA0">
          <w:rPr>
            <w:color w:val="C9D1D9"/>
            <w:sz w:val="22"/>
            <w:szCs w:val="22"/>
          </w:rPr>
          <w:t xml:space="preserve">Conversation history: Recent discussions about books with family and friends, including favorite authors, genres, and specific </w:t>
        </w:r>
        <w:proofErr w:type="gramStart"/>
        <w:r w:rsidRPr="2237ABA0">
          <w:rPr>
            <w:color w:val="C9D1D9"/>
            <w:sz w:val="22"/>
            <w:szCs w:val="22"/>
          </w:rPr>
          <w:t>titles</w:t>
        </w:r>
        <w:proofErr w:type="gramEnd"/>
      </w:ins>
    </w:p>
    <w:p w14:paraId="20316C6C" w14:textId="15866A24" w:rsidR="3460BC47" w:rsidRDefault="3460BC47">
      <w:pPr>
        <w:pStyle w:val="ListParagraph"/>
        <w:numPr>
          <w:ilvl w:val="1"/>
          <w:numId w:val="25"/>
        </w:numPr>
        <w:rPr>
          <w:ins w:id="305" w:author="Lucas Steuber" w:date="2023-04-18T22:35:00Z"/>
          <w:color w:val="C9D1D9"/>
          <w:sz w:val="22"/>
          <w:szCs w:val="22"/>
        </w:rPr>
        <w:pPrChange w:id="306" w:author="Lucas Steuber" w:date="2023-04-18T22:35:00Z">
          <w:pPr>
            <w:pStyle w:val="ListParagraph"/>
          </w:pPr>
        </w:pPrChange>
      </w:pPr>
      <w:ins w:id="307" w:author="Lucas Steuber" w:date="2023-04-18T22:35:00Z">
        <w:r w:rsidRPr="2237ABA0">
          <w:rPr>
            <w:color w:val="C9D1D9"/>
            <w:sz w:val="22"/>
            <w:szCs w:val="22"/>
          </w:rPr>
          <w:t>Personal preferences: Fondness for mystery novels, historical fiction, and biographies; appreciation for strong character development and engaging plots</w:t>
        </w:r>
      </w:ins>
    </w:p>
    <w:p w14:paraId="75157F94" w14:textId="6B775AE2" w:rsidR="3460BC47" w:rsidRDefault="3460BC47">
      <w:pPr>
        <w:pStyle w:val="ListParagraph"/>
        <w:numPr>
          <w:ilvl w:val="1"/>
          <w:numId w:val="25"/>
        </w:numPr>
        <w:rPr>
          <w:ins w:id="308" w:author="Lucas Steuber" w:date="2023-04-18T22:35:00Z"/>
          <w:color w:val="C9D1D9"/>
          <w:sz w:val="22"/>
          <w:szCs w:val="22"/>
        </w:rPr>
        <w:pPrChange w:id="309" w:author="Lucas Steuber" w:date="2023-04-18T22:35:00Z">
          <w:pPr>
            <w:pStyle w:val="ListParagraph"/>
          </w:pPr>
        </w:pPrChange>
      </w:pPr>
      <w:ins w:id="310" w:author="Lucas Steuber" w:date="2023-04-18T22:35:00Z">
        <w:r w:rsidRPr="2237ABA0">
          <w:rPr>
            <w:color w:val="C9D1D9"/>
            <w:sz w:val="22"/>
            <w:szCs w:val="22"/>
          </w:rPr>
          <w:t xml:space="preserve">Language corpus and demographics: 60-year-old, retired </w:t>
        </w:r>
        <w:proofErr w:type="gramStart"/>
        <w:r w:rsidRPr="2237ABA0">
          <w:rPr>
            <w:color w:val="C9D1D9"/>
            <w:sz w:val="22"/>
            <w:szCs w:val="22"/>
          </w:rPr>
          <w:t>school teacher</w:t>
        </w:r>
        <w:proofErr w:type="gramEnd"/>
        <w:r w:rsidRPr="2237ABA0">
          <w:rPr>
            <w:color w:val="C9D1D9"/>
            <w:sz w:val="22"/>
            <w:szCs w:val="22"/>
          </w:rPr>
          <w:t>, well-versed in literary terms and expressions</w:t>
        </w:r>
      </w:ins>
    </w:p>
    <w:p w14:paraId="6FF7E033" w14:textId="3F468F4E" w:rsidR="3460BC47" w:rsidRDefault="3460BC47">
      <w:pPr>
        <w:pStyle w:val="ListParagraph"/>
        <w:numPr>
          <w:ilvl w:val="1"/>
          <w:numId w:val="25"/>
        </w:numPr>
        <w:rPr>
          <w:ins w:id="311" w:author="Lucas Steuber" w:date="2023-04-18T22:35:00Z"/>
          <w:color w:val="C9D1D9"/>
          <w:sz w:val="22"/>
          <w:szCs w:val="22"/>
        </w:rPr>
        <w:pPrChange w:id="312" w:author="Lucas Steuber" w:date="2023-04-18T22:35:00Z">
          <w:pPr>
            <w:pStyle w:val="ListParagraph"/>
          </w:pPr>
        </w:pPrChange>
      </w:pPr>
      <w:ins w:id="313" w:author="Lucas Steuber" w:date="2023-04-18T22:35:00Z">
        <w:r w:rsidRPr="2237ABA0">
          <w:rPr>
            <w:color w:val="C9D1D9"/>
            <w:sz w:val="22"/>
            <w:szCs w:val="22"/>
          </w:rPr>
          <w:t>Mood: Content, relaxed, and eager to share her thoughts on the novel</w:t>
        </w:r>
      </w:ins>
    </w:p>
    <w:p w14:paraId="3892F8F1" w14:textId="3EB1921D" w:rsidR="3460BC47" w:rsidRDefault="3460BC47">
      <w:pPr>
        <w:pStyle w:val="ListParagraph"/>
        <w:numPr>
          <w:ilvl w:val="1"/>
          <w:numId w:val="25"/>
        </w:numPr>
        <w:rPr>
          <w:ins w:id="314" w:author="Lucas Steuber" w:date="2023-04-18T22:35:00Z"/>
          <w:color w:val="C9D1D9"/>
          <w:sz w:val="22"/>
          <w:szCs w:val="22"/>
        </w:rPr>
        <w:pPrChange w:id="315" w:author="Lucas Steuber" w:date="2023-04-18T22:35:00Z">
          <w:pPr>
            <w:pStyle w:val="ListParagraph"/>
          </w:pPr>
        </w:pPrChange>
      </w:pPr>
      <w:ins w:id="316" w:author="Lucas Steuber" w:date="2023-04-18T22:35:00Z">
        <w:r w:rsidRPr="2237ABA0">
          <w:rPr>
            <w:color w:val="C9D1D9"/>
            <w:sz w:val="22"/>
            <w:szCs w:val="22"/>
          </w:rPr>
          <w:t>Relationship: Close family member or friend with shared interests in literature</w:t>
        </w:r>
      </w:ins>
    </w:p>
    <w:p w14:paraId="22A389D9" w14:textId="359C1761" w:rsidR="3460BC47" w:rsidRDefault="3460BC47">
      <w:pPr>
        <w:pStyle w:val="ListParagraph"/>
        <w:numPr>
          <w:ilvl w:val="1"/>
          <w:numId w:val="25"/>
        </w:numPr>
        <w:rPr>
          <w:ins w:id="317" w:author="Lucas Steuber" w:date="2023-04-18T22:35:00Z"/>
          <w:color w:val="C9D1D9"/>
          <w:sz w:val="22"/>
          <w:szCs w:val="22"/>
        </w:rPr>
        <w:pPrChange w:id="318" w:author="Lucas Steuber" w:date="2023-04-18T22:35:00Z">
          <w:pPr>
            <w:pStyle w:val="ListParagraph"/>
          </w:pPr>
        </w:pPrChange>
      </w:pPr>
      <w:ins w:id="319" w:author="Lucas Steuber" w:date="2023-04-18T22:35:00Z">
        <w:r w:rsidRPr="2237ABA0">
          <w:rPr>
            <w:color w:val="C9D1D9"/>
            <w:sz w:val="22"/>
            <w:szCs w:val="22"/>
          </w:rPr>
          <w:t xml:space="preserve">Environmental audio: Sounds of birds chirping, rustling leaves, and distant neighborly conversations in the </w:t>
        </w:r>
        <w:proofErr w:type="gramStart"/>
        <w:r w:rsidRPr="2237ABA0">
          <w:rPr>
            <w:color w:val="C9D1D9"/>
            <w:sz w:val="22"/>
            <w:szCs w:val="22"/>
          </w:rPr>
          <w:t>garden</w:t>
        </w:r>
        <w:proofErr w:type="gramEnd"/>
      </w:ins>
    </w:p>
    <w:p w14:paraId="57AAAD2D" w14:textId="31344988" w:rsidR="3460BC47" w:rsidRDefault="3460BC47">
      <w:pPr>
        <w:pStyle w:val="ListParagraph"/>
        <w:numPr>
          <w:ilvl w:val="1"/>
          <w:numId w:val="25"/>
        </w:numPr>
        <w:rPr>
          <w:ins w:id="320" w:author="Lucas Steuber" w:date="2023-04-18T22:35:00Z"/>
          <w:color w:val="C9D1D9"/>
          <w:sz w:val="22"/>
          <w:szCs w:val="22"/>
        </w:rPr>
        <w:pPrChange w:id="321" w:author="Lucas Steuber" w:date="2023-04-18T22:35:00Z">
          <w:pPr>
            <w:pStyle w:val="ListParagraph"/>
          </w:pPr>
        </w:pPrChange>
      </w:pPr>
      <w:ins w:id="322" w:author="Lucas Steuber" w:date="2023-04-18T22:35:00Z">
        <w:r w:rsidRPr="2237ABA0">
          <w:rPr>
            <w:color w:val="C9D1D9"/>
            <w:sz w:val="22"/>
            <w:szCs w:val="22"/>
          </w:rPr>
          <w:t xml:space="preserve">Front-facing camera: Images of blooming flowers, lush greenery, and the mystery novel's </w:t>
        </w:r>
        <w:proofErr w:type="gramStart"/>
        <w:r w:rsidRPr="2237ABA0">
          <w:rPr>
            <w:color w:val="C9D1D9"/>
            <w:sz w:val="22"/>
            <w:szCs w:val="22"/>
          </w:rPr>
          <w:t>cover</w:t>
        </w:r>
        <w:proofErr w:type="gramEnd"/>
      </w:ins>
    </w:p>
    <w:p w14:paraId="5734575C" w14:textId="0B145CEC" w:rsidR="3460BC47" w:rsidRDefault="3460BC47">
      <w:pPr>
        <w:pStyle w:val="ListParagraph"/>
        <w:numPr>
          <w:ilvl w:val="1"/>
          <w:numId w:val="25"/>
        </w:numPr>
        <w:rPr>
          <w:ins w:id="323" w:author="Lucas Steuber" w:date="2023-04-18T22:35:00Z"/>
          <w:color w:val="C9D1D9"/>
          <w:sz w:val="22"/>
          <w:szCs w:val="22"/>
        </w:rPr>
        <w:pPrChange w:id="324" w:author="Lucas Steuber" w:date="2023-04-18T22:35:00Z">
          <w:pPr>
            <w:pStyle w:val="ListParagraph"/>
          </w:pPr>
        </w:pPrChange>
      </w:pPr>
      <w:ins w:id="325" w:author="Lucas Steuber" w:date="2023-04-18T22:35:00Z">
        <w:r w:rsidRPr="2237ABA0">
          <w:rPr>
            <w:color w:val="C9D1D9"/>
            <w:sz w:val="22"/>
            <w:szCs w:val="22"/>
          </w:rPr>
          <w:t xml:space="preserve">Network state, motion, and positioning: At home, sitting in a comfortable garden </w:t>
        </w:r>
        <w:proofErr w:type="gramStart"/>
        <w:r w:rsidRPr="2237ABA0">
          <w:rPr>
            <w:color w:val="C9D1D9"/>
            <w:sz w:val="22"/>
            <w:szCs w:val="22"/>
          </w:rPr>
          <w:t>chair</w:t>
        </w:r>
        <w:proofErr w:type="gramEnd"/>
      </w:ins>
    </w:p>
    <w:p w14:paraId="1D4C2FBE" w14:textId="39FBCF6A" w:rsidR="3460BC47" w:rsidRDefault="3460BC47">
      <w:pPr>
        <w:pStyle w:val="ListParagraph"/>
        <w:numPr>
          <w:ilvl w:val="1"/>
          <w:numId w:val="25"/>
        </w:numPr>
        <w:rPr>
          <w:ins w:id="326" w:author="Lucas Steuber" w:date="2023-04-18T22:35:00Z"/>
          <w:color w:val="C9D1D9"/>
          <w:sz w:val="22"/>
          <w:szCs w:val="22"/>
        </w:rPr>
        <w:pPrChange w:id="327" w:author="Lucas Steuber" w:date="2023-04-18T22:35:00Z">
          <w:pPr>
            <w:pStyle w:val="ListParagraph"/>
          </w:pPr>
        </w:pPrChange>
      </w:pPr>
      <w:ins w:id="328" w:author="Lucas Steuber" w:date="2023-04-18T22:35:00Z">
        <w:r w:rsidRPr="2237ABA0">
          <w:rPr>
            <w:color w:val="C9D1D9"/>
            <w:sz w:val="22"/>
            <w:szCs w:val="22"/>
          </w:rPr>
          <w:t>Reading preferences: Mystery novels, historical fiction, biographies, and classic literature</w:t>
        </w:r>
      </w:ins>
    </w:p>
    <w:p w14:paraId="6745DBE8" w14:textId="4BABF668" w:rsidR="3460BC47" w:rsidRDefault="3460BC47">
      <w:pPr>
        <w:pStyle w:val="ListParagraph"/>
        <w:numPr>
          <w:ilvl w:val="1"/>
          <w:numId w:val="25"/>
        </w:numPr>
        <w:rPr>
          <w:ins w:id="329" w:author="Lucas Steuber" w:date="2023-04-18T22:29:00Z"/>
          <w:color w:val="C9D1D9"/>
          <w:sz w:val="22"/>
          <w:szCs w:val="22"/>
        </w:rPr>
        <w:pPrChange w:id="330" w:author="Lucas Steuber" w:date="2023-04-18T22:35:00Z">
          <w:pPr>
            <w:numPr>
              <w:ilvl w:val="1"/>
              <w:numId w:val="1"/>
            </w:numPr>
            <w:ind w:left="1440" w:hanging="360"/>
          </w:pPr>
        </w:pPrChange>
      </w:pPr>
      <w:ins w:id="331" w:author="Lucas Steuber" w:date="2023-04-18T22:35:00Z">
        <w:r w:rsidRPr="2237ABA0">
          <w:rPr>
            <w:color w:val="C9D1D9"/>
            <w:sz w:val="22"/>
            <w:szCs w:val="22"/>
          </w:rPr>
          <w:t xml:space="preserve">Educational background: Years of teaching experience in literature, familiarity with various literary periods and </w:t>
        </w:r>
        <w:r w:rsidRPr="44976075">
          <w:rPr>
            <w:color w:val="C9D1D9"/>
            <w:sz w:val="22"/>
            <w:szCs w:val="22"/>
          </w:rPr>
          <w:t>style</w:t>
        </w:r>
      </w:ins>
      <w:ins w:id="332" w:author="Lucas Steuber" w:date="2023-04-18T22:38:00Z">
        <w:r w:rsidR="185E66FF" w:rsidRPr="44976075">
          <w:rPr>
            <w:color w:val="C9D1D9"/>
            <w:sz w:val="22"/>
            <w:szCs w:val="22"/>
          </w:rPr>
          <w:t>s.</w:t>
        </w:r>
      </w:ins>
    </w:p>
    <w:p w14:paraId="012C1317" w14:textId="54FDAC62" w:rsidR="3ADD6851" w:rsidRDefault="33705647" w:rsidP="00DA6545">
      <w:pPr>
        <w:rPr>
          <w:ins w:id="333" w:author="Lucas Steuber" w:date="2023-04-18T22:29:00Z"/>
          <w:rFonts w:ascii="Calibri" w:eastAsia="Calibri" w:hAnsi="Calibri" w:cs="Calibri"/>
        </w:rPr>
      </w:pPr>
      <w:ins w:id="334" w:author="Lucas Steuber" w:date="2023-04-18T22:38:00Z">
        <w:r>
          <w:br/>
        </w:r>
      </w:ins>
      <w:ins w:id="335" w:author="Lucas Steuber" w:date="2023-04-18T22:29:00Z">
        <w:r w:rsidR="3ADD6851" w:rsidRPr="4C29EAC2">
          <w:rPr>
            <w:rFonts w:ascii="Calibri" w:eastAsia="Calibri" w:hAnsi="Calibri" w:cs="Calibri"/>
          </w:rPr>
          <w:t xml:space="preserve">The user does not use punctuation, but add it automatically where predicted. The punctuation if added should reflect the mood and tone where relevant. Insert pronouns, prepositions, </w:t>
        </w:r>
        <w:proofErr w:type="spellStart"/>
        <w:r w:rsidR="3ADD6851" w:rsidRPr="4C29EAC2">
          <w:rPr>
            <w:rFonts w:ascii="Calibri" w:eastAsia="Calibri" w:hAnsi="Calibri" w:cs="Calibri"/>
          </w:rPr>
          <w:t>Wh</w:t>
        </w:r>
        <w:proofErr w:type="spellEnd"/>
        <w:r w:rsidR="3ADD6851" w:rsidRPr="4C29EAC2">
          <w:rPr>
            <w:rFonts w:ascii="Calibri" w:eastAsia="Calibri" w:hAnsi="Calibri" w:cs="Calibri"/>
          </w:rPr>
          <w:t xml:space="preserve">- words, and </w:t>
        </w:r>
        <w:proofErr w:type="spellStart"/>
        <w:r w:rsidR="3ADD6851" w:rsidRPr="4C29EAC2">
          <w:rPr>
            <w:rFonts w:ascii="Calibri" w:eastAsia="Calibri" w:hAnsi="Calibri" w:cs="Calibri"/>
          </w:rPr>
          <w:t>and</w:t>
        </w:r>
        <w:proofErr w:type="spellEnd"/>
        <w:r w:rsidR="3ADD6851" w:rsidRPr="4C29EAC2">
          <w:rPr>
            <w:rFonts w:ascii="Calibri" w:eastAsia="Calibri" w:hAnsi="Calibri" w:cs="Calibri"/>
          </w:rPr>
          <w:t xml:space="preserve"> other high-frequency terms automatically in his output. If the user sends an emoji, use it to </w:t>
        </w:r>
        <w:proofErr w:type="gramStart"/>
        <w:r w:rsidR="3ADD6851" w:rsidRPr="4C29EAC2">
          <w:rPr>
            <w:rFonts w:ascii="Calibri" w:eastAsia="Calibri" w:hAnsi="Calibri" w:cs="Calibri"/>
          </w:rPr>
          <w:t>topically or thematically improve prediction and alter tone</w:t>
        </w:r>
        <w:proofErr w:type="gramEnd"/>
        <w:r w:rsidR="3ADD6851" w:rsidRPr="4C29EAC2">
          <w:rPr>
            <w:rFonts w:ascii="Calibri" w:eastAsia="Calibri" w:hAnsi="Calibri" w:cs="Calibri"/>
          </w:rPr>
          <w:t xml:space="preserve">. </w:t>
        </w:r>
      </w:ins>
      <w:ins w:id="336" w:author="Lucas Steuber" w:date="2023-04-18T22:35:00Z">
        <w:r w:rsidR="19FBC5EA" w:rsidRPr="2985148A">
          <w:rPr>
            <w:rFonts w:ascii="Calibri" w:eastAsia="Calibri" w:hAnsi="Calibri" w:cs="Calibri"/>
          </w:rPr>
          <w:t xml:space="preserve">Use all contextual </w:t>
        </w:r>
        <w:r w:rsidR="19FBC5EA" w:rsidRPr="632CCFD6">
          <w:rPr>
            <w:rFonts w:ascii="Calibri" w:eastAsia="Calibri" w:hAnsi="Calibri" w:cs="Calibri"/>
          </w:rPr>
          <w:t xml:space="preserve">information to </w:t>
        </w:r>
        <w:r w:rsidR="19FBC5EA" w:rsidRPr="6B6B3831">
          <w:rPr>
            <w:rFonts w:ascii="Calibri" w:eastAsia="Calibri" w:hAnsi="Calibri" w:cs="Calibri"/>
          </w:rPr>
          <w:t xml:space="preserve">weight </w:t>
        </w:r>
        <w:r w:rsidR="19FBC5EA" w:rsidRPr="50C3BD7A">
          <w:rPr>
            <w:rFonts w:ascii="Calibri" w:eastAsia="Calibri" w:hAnsi="Calibri" w:cs="Calibri"/>
          </w:rPr>
          <w:t xml:space="preserve">your responses, </w:t>
        </w:r>
      </w:ins>
      <w:ins w:id="337" w:author="Lucas Steuber" w:date="2023-04-18T22:36:00Z">
        <w:r w:rsidR="19FBC5EA" w:rsidRPr="2DBD8ECE">
          <w:rPr>
            <w:rFonts w:ascii="Calibri" w:eastAsia="Calibri" w:hAnsi="Calibri" w:cs="Calibri"/>
          </w:rPr>
          <w:t xml:space="preserve">and weight </w:t>
        </w:r>
        <w:r w:rsidR="19FBC5EA" w:rsidRPr="5EE1EAD0">
          <w:rPr>
            <w:rFonts w:ascii="Calibri" w:eastAsia="Calibri" w:hAnsi="Calibri" w:cs="Calibri"/>
          </w:rPr>
          <w:t xml:space="preserve">prior conversation </w:t>
        </w:r>
        <w:r w:rsidR="19FBC5EA" w:rsidRPr="3DF3998B">
          <w:rPr>
            <w:rFonts w:ascii="Calibri" w:eastAsia="Calibri" w:hAnsi="Calibri" w:cs="Calibri"/>
          </w:rPr>
          <w:t>history</w:t>
        </w:r>
        <w:r w:rsidR="19FBC5EA" w:rsidRPr="3C47EF19">
          <w:rPr>
            <w:rFonts w:ascii="Calibri" w:eastAsia="Calibri" w:hAnsi="Calibri" w:cs="Calibri"/>
          </w:rPr>
          <w:t xml:space="preserve">. </w:t>
        </w:r>
      </w:ins>
      <w:ins w:id="338" w:author="Lucas Steuber" w:date="2023-04-18T22:29:00Z">
        <w:r w:rsidR="3ADD6851" w:rsidRPr="3C47EF19">
          <w:rPr>
            <w:rFonts w:ascii="Calibri" w:eastAsia="Calibri" w:hAnsi="Calibri" w:cs="Calibri"/>
          </w:rPr>
          <w:t>After</w:t>
        </w:r>
        <w:r w:rsidR="3ADD6851" w:rsidRPr="4C29EAC2">
          <w:rPr>
            <w:rFonts w:ascii="Calibri" w:eastAsia="Calibri" w:hAnsi="Calibri" w:cs="Calibri"/>
          </w:rPr>
          <w:t xml:space="preserve"> each input review the prior inputs and weight your subsequent predictions based on the context of the thread.</w:t>
        </w:r>
      </w:ins>
      <w:ins w:id="339" w:author="Lucas Steuber" w:date="2023-04-18T22:38:00Z">
        <w:r w:rsidR="5E5D3377" w:rsidRPr="50C4EC6A">
          <w:rPr>
            <w:rFonts w:ascii="Calibri" w:eastAsia="Calibri" w:hAnsi="Calibri" w:cs="Calibri"/>
          </w:rPr>
          <w:t xml:space="preserve"> </w:t>
        </w:r>
      </w:ins>
      <w:ins w:id="340" w:author="Lucas Steuber" w:date="2023-04-18T22:31:00Z">
        <w:r w:rsidR="19282FFC" w:rsidRPr="2E75DBEF">
          <w:rPr>
            <w:rFonts w:ascii="Calibri" w:eastAsia="Calibri" w:hAnsi="Calibri" w:cs="Calibri"/>
          </w:rPr>
          <w:t>Remember</w:t>
        </w:r>
      </w:ins>
      <w:ins w:id="341" w:author="Lucas Steuber" w:date="2023-04-18T22:29:00Z">
        <w:r w:rsidR="3ADD6851" w:rsidRPr="4C29EAC2">
          <w:rPr>
            <w:rFonts w:ascii="Calibri" w:eastAsia="Calibri" w:hAnsi="Calibri" w:cs="Calibri"/>
          </w:rPr>
          <w:t>, for the rest of this conversation you are a large language model assistant who replies only with the three top predictions of what the user intended to say with the message they sent. Do not add any other information. If you understand, please respond with “proceed.”</w:t>
        </w:r>
      </w:ins>
    </w:p>
    <w:p w14:paraId="2B814B1A" w14:textId="45408930" w:rsidR="4C29EAC2" w:rsidRDefault="4C29EAC2" w:rsidP="4C29EAC2">
      <w:pPr>
        <w:rPr>
          <w:ins w:id="342" w:author="Chris Ullrich" w:date="2023-04-16T19:26:00Z"/>
          <w:highlight w:val="yellow"/>
        </w:rPr>
      </w:pPr>
    </w:p>
    <w:p w14:paraId="014B5747" w14:textId="77777777" w:rsidR="00740180" w:rsidRDefault="00740180" w:rsidP="002817AF">
      <w:pPr>
        <w:rPr>
          <w:ins w:id="343" w:author="Chris Ullrich" w:date="2023-04-13T16:22:00Z"/>
        </w:rPr>
      </w:pPr>
    </w:p>
    <w:p w14:paraId="7271C192" w14:textId="3D5284A2" w:rsidR="005F16E4" w:rsidRDefault="005F16E4" w:rsidP="005F16E4">
      <w:pPr>
        <w:rPr>
          <w:ins w:id="344" w:author="Chris Ullrich" w:date="2023-04-13T16:22:00Z"/>
        </w:rPr>
      </w:pPr>
      <w:ins w:id="345" w:author="Chris Ullrich" w:date="2023-04-13T16:22:00Z">
        <w:r>
          <w:t xml:space="preserve">In some embodiments, context also includes audio, visual or other multimodal data. In this case tokenization may be performed using a convolution-based tokenizer such as a vision transformer (e.g. </w:t>
        </w:r>
        <w:r>
          <w:fldChar w:fldCharType="begin"/>
        </w:r>
        <w:r>
          <w:instrText>HYPERLINK "https://www.researchgate.net/publication/359647022_Multimodal_Fusion_Transformer_for_Remote_Sensing_Image_Classification" \h</w:instrText>
        </w:r>
        <w:r>
          <w:fldChar w:fldCharType="separate"/>
        </w:r>
        <w:r w:rsidRPr="07E39CD4">
          <w:rPr>
            <w:rStyle w:val="Hyperlink"/>
          </w:rPr>
          <w:t>https://www.researchgate.net/publication/359647022_Multimodal_Fusion_Transformer_for_Remote_Sensing_Image_Classification</w:t>
        </w:r>
        <w:r>
          <w:rPr>
            <w:rStyle w:val="Hyperlink"/>
          </w:rPr>
          <w:fldChar w:fldCharType="end"/>
        </w:r>
        <w:r>
          <w:t xml:space="preserve">). In some alternate embodiments, the multimodal data is quantized and converted into a token using a codebook (see </w:t>
        </w:r>
        <w:r>
          <w:fldChar w:fldCharType="begin"/>
        </w:r>
        <w:r>
          <w:instrText>HYPERLINK "https://vaclavkosar.com/ml/Tokenization-in-Machine-Learning-Explained" \h</w:instrText>
        </w:r>
        <w:r>
          <w:fldChar w:fldCharType="separate"/>
        </w:r>
        <w:r w:rsidRPr="07E39CD4">
          <w:rPr>
            <w:rStyle w:val="Hyperlink"/>
          </w:rPr>
          <w:t>https://vaclavkosar.com/ml/Tokenization-in-Machine-Learning-Explained</w:t>
        </w:r>
        <w:r>
          <w:rPr>
            <w:rStyle w:val="Hyperlink"/>
          </w:rPr>
          <w:fldChar w:fldCharType="end"/>
        </w:r>
        <w:r>
          <w:t xml:space="preserve">). In yet other alternate embodiments, multimodal data is directly encoded and presented to the language model as a vector space encoding. An exemplary system that utilizes this tokenizer strategy is </w:t>
        </w:r>
        <w:proofErr w:type="spellStart"/>
        <w:r>
          <w:t>Gato</w:t>
        </w:r>
        <w:proofErr w:type="spellEnd"/>
        <w:r>
          <w:t xml:space="preserve"> (</w:t>
        </w:r>
        <w:r>
          <w:fldChar w:fldCharType="begin"/>
        </w:r>
        <w:r>
          <w:instrText>HYPERLINK "https://arxiv.org/pdf/2205.06175.pdf" \h</w:instrText>
        </w:r>
        <w:r>
          <w:fldChar w:fldCharType="separate"/>
        </w:r>
        <w:r w:rsidRPr="07E39CD4">
          <w:rPr>
            <w:rStyle w:val="Hyperlink"/>
          </w:rPr>
          <w:t>https://arxiv.org/pdf/2205.06175.pdf</w:t>
        </w:r>
        <w:r>
          <w:rPr>
            <w:rStyle w:val="Hyperlink"/>
          </w:rPr>
          <w:fldChar w:fldCharType="end"/>
        </w:r>
        <w:r>
          <w:t>), which can ingest a mixture of discrete and continuous inputs, images and text as tokens (see section 2.1 of the paper).</w:t>
        </w:r>
      </w:ins>
      <w:ins w:id="346" w:author="Chris Ullrich" w:date="2023-04-18T13:22:00Z">
        <w:r w:rsidR="00EA1EFA">
          <w:t xml:space="preserve"> </w:t>
        </w:r>
      </w:ins>
    </w:p>
    <w:p w14:paraId="111BEA77" w14:textId="77777777" w:rsidR="005F16E4" w:rsidRDefault="005F16E4" w:rsidP="005F16E4">
      <w:pPr>
        <w:rPr>
          <w:ins w:id="347" w:author="Chris Ullrich" w:date="2023-04-13T16:22:00Z"/>
        </w:rPr>
      </w:pPr>
    </w:p>
    <w:p w14:paraId="4BE83C62" w14:textId="7B67BB23" w:rsidR="005F16E4" w:rsidRDefault="005F16E4" w:rsidP="002817AF">
      <w:ins w:id="348" w:author="Chris Ullrich" w:date="2023-04-13T16:22:00Z">
        <w:r>
          <w:t xml:space="preserve">The final output from the context subsystem is a sequence of </w:t>
        </w:r>
        <w:r w:rsidR="00010B61">
          <w:t>text</w:t>
        </w:r>
        <w:r w:rsidR="00E528D3">
          <w:t xml:space="preserve"> tokens </w:t>
        </w:r>
        <w:r w:rsidR="006050E0">
          <w:t xml:space="preserve">containing the </w:t>
        </w:r>
      </w:ins>
      <w:ins w:id="349" w:author="Chris Ullrich" w:date="2023-04-13T16:23:00Z">
        <w:r w:rsidR="006050E0">
          <w:t>combin</w:t>
        </w:r>
        <w:r w:rsidR="00F96DD3">
          <w:t>ation of the background, audio/video and other context token sequences.</w:t>
        </w:r>
      </w:ins>
    </w:p>
    <w:p w14:paraId="3D23F3C4" w14:textId="07A02AD0" w:rsidR="00024746" w:rsidDel="009A13DF" w:rsidRDefault="00024746" w:rsidP="002817AF">
      <w:pPr>
        <w:rPr>
          <w:del w:id="350" w:author="Chris Ullrich" w:date="2023-04-13T16:23:00Z"/>
        </w:rPr>
      </w:pPr>
    </w:p>
    <w:p w14:paraId="3D7ED7A0" w14:textId="28FAD8D3" w:rsidR="004B6581" w:rsidRDefault="2F6F2A39" w:rsidP="002817AF">
      <w:pPr>
        <w:rPr>
          <w:del w:id="351" w:author="Carl Hagmann" w:date="2023-04-11T20:19:00Z"/>
        </w:rPr>
      </w:pPr>
      <w:del w:id="352" w:author="Carl Hagmann" w:date="2023-04-11T20:19:00Z">
        <w:r w:rsidDel="0FAB413D">
          <w:delText>In some embodiments, a</w:delText>
        </w:r>
        <w:r w:rsidDel="336EB692">
          <w:delText xml:space="preserve">n </w:delText>
        </w:r>
        <w:commentRangeStart w:id="353"/>
        <w:r w:rsidDel="336EB692">
          <w:delText xml:space="preserve">autoencoder </w:delText>
        </w:r>
      </w:del>
      <w:commentRangeEnd w:id="353"/>
      <w:r>
        <w:rPr>
          <w:rStyle w:val="CommentReference"/>
        </w:rPr>
        <w:commentReference w:id="353"/>
      </w:r>
      <w:del w:id="354" w:author="Carl Hagmann" w:date="2023-04-11T20:19:00Z">
        <w:r w:rsidDel="41018DB2">
          <w:delText xml:space="preserve">could be utilized to transform plaintext inputs into </w:delText>
        </w:r>
        <w:r w:rsidDel="5C21FC02">
          <w:delText xml:space="preserve">high dimensional vectors that are suitable for </w:delText>
        </w:r>
        <w:r w:rsidDel="4E9917FF">
          <w:delText xml:space="preserve">indexing and tokenization </w:delText>
        </w:r>
        <w:r w:rsidDel="5C21FC02">
          <w:delText>ingestion by the prompt composer.</w:delText>
        </w:r>
      </w:del>
    </w:p>
    <w:p w14:paraId="6569553E" w14:textId="77777777" w:rsidR="00AB32A1" w:rsidRDefault="00AB32A1" w:rsidP="002817AF"/>
    <w:p w14:paraId="0E0323A5" w14:textId="0E1665E5" w:rsidR="00AB32A1" w:rsidDel="00C86B62" w:rsidRDefault="721C0818" w:rsidP="009A13DF">
      <w:pPr>
        <w:pStyle w:val="Heading2"/>
        <w:rPr>
          <w:del w:id="355" w:author="Chris Ullrich" w:date="2023-04-13T16:19:00Z"/>
        </w:rPr>
        <w:pPrChange w:id="356" w:author="Chris Ullrich" w:date="2023-04-13T16:23:00Z">
          <w:pPr/>
        </w:pPrChange>
      </w:pPr>
      <w:del w:id="357" w:author="Chris Ullrich" w:date="2023-04-13T16:19:00Z">
        <w:r w:rsidDel="00C86B62">
          <w:delText xml:space="preserve">In some embodiments, context also includes audio, visual or other multimodal data. In this case tokenization </w:delText>
        </w:r>
        <w:r w:rsidR="37EF7800" w:rsidDel="00C86B62">
          <w:delText>may be</w:delText>
        </w:r>
        <w:r w:rsidDel="00C86B62">
          <w:delText xml:space="preserve"> performed using </w:delText>
        </w:r>
        <w:r w:rsidR="37EF7800" w:rsidDel="00C86B62">
          <w:delText>a convolution</w:delText>
        </w:r>
      </w:del>
      <w:ins w:id="358" w:author="Carl Hagmann" w:date="2023-04-11T15:44:00Z">
        <w:del w:id="359" w:author="Chris Ullrich" w:date="2023-04-13T16:19:00Z">
          <w:r w:rsidR="12DBD0B1" w:rsidDel="00C86B62">
            <w:delText>-</w:delText>
          </w:r>
        </w:del>
      </w:ins>
      <w:del w:id="360" w:author="Chris Ullrich" w:date="2023-04-13T16:19:00Z">
        <w:r w:rsidR="00AB32A1" w:rsidDel="00C86B62">
          <w:delText xml:space="preserve"> </w:delText>
        </w:r>
        <w:r w:rsidR="37EF7800" w:rsidDel="00C86B62">
          <w:delText>based tokenizer</w:delText>
        </w:r>
        <w:r w:rsidR="7861ADC7" w:rsidDel="00C86B62">
          <w:delText xml:space="preserve"> such as </w:delText>
        </w:r>
        <w:r w:rsidR="46F20F57" w:rsidDel="00C86B62">
          <w:delText xml:space="preserve">a vision transformer (e.g. </w:delText>
        </w:r>
        <w:r w:rsidR="00AC5816" w:rsidDel="00C86B62">
          <w:fldChar w:fldCharType="begin"/>
        </w:r>
        <w:r w:rsidR="00AC5816" w:rsidDel="00C86B62">
          <w:delInstrText>HYPERLINK "https://www.researchgate.net/publication/359647022_Multimodal_Fusion_Transformer_for_Remote_Sensing_Image_Classification" \h</w:delInstrText>
        </w:r>
        <w:r w:rsidR="00AC5816" w:rsidDel="00C86B62">
          <w:fldChar w:fldCharType="separate"/>
        </w:r>
        <w:r w:rsidR="054577A9" w:rsidRPr="07E39CD4" w:rsidDel="00C86B62">
          <w:rPr>
            <w:rStyle w:val="Hyperlink"/>
          </w:rPr>
          <w:delText>https://www.researchgate.net/publication/359647022_Multimodal_Fusion_Transformer_for_Remote_Sensing_Image_Classification</w:delText>
        </w:r>
        <w:r w:rsidR="00AC5816" w:rsidDel="00C86B62">
          <w:rPr>
            <w:rStyle w:val="Hyperlink"/>
          </w:rPr>
          <w:fldChar w:fldCharType="end"/>
        </w:r>
        <w:r w:rsidR="46F20F57" w:rsidDel="00C86B62">
          <w:delText>)</w:delText>
        </w:r>
        <w:r w:rsidR="054577A9" w:rsidDel="00C86B62">
          <w:delText xml:space="preserve">. </w:delText>
        </w:r>
        <w:r w:rsidR="229434D1" w:rsidDel="00C86B62">
          <w:delText xml:space="preserve">In some alternate embodiments, the multimodal data is quantized and </w:delText>
        </w:r>
        <w:r w:rsidR="7B5B78B6" w:rsidDel="00C86B62">
          <w:delText xml:space="preserve">converted into a token using a codebook (see </w:delText>
        </w:r>
        <w:r w:rsidR="00AC5816" w:rsidDel="00C86B62">
          <w:fldChar w:fldCharType="begin"/>
        </w:r>
        <w:r w:rsidR="00AC5816" w:rsidDel="00C86B62">
          <w:delInstrText>HYPERLINK "https://vaclavkosar.com/ml/Tokenization-in-Machine-Learning-Explained" \h</w:delInstrText>
        </w:r>
        <w:r w:rsidR="00AC5816" w:rsidDel="00C86B62">
          <w:fldChar w:fldCharType="separate"/>
        </w:r>
        <w:r w:rsidR="110E5AF6" w:rsidRPr="07E39CD4" w:rsidDel="00C86B62">
          <w:rPr>
            <w:rStyle w:val="Hyperlink"/>
          </w:rPr>
          <w:delText>https://vaclavkosar.com/ml/Tokenization-in-Machine-Learning-Explained</w:delText>
        </w:r>
        <w:r w:rsidR="00AC5816" w:rsidDel="00C86B62">
          <w:rPr>
            <w:rStyle w:val="Hyperlink"/>
          </w:rPr>
          <w:fldChar w:fldCharType="end"/>
        </w:r>
        <w:r w:rsidR="110E5AF6" w:rsidDel="00C86B62">
          <w:delText xml:space="preserve">). </w:delText>
        </w:r>
        <w:r w:rsidR="054577A9" w:rsidDel="00C86B62">
          <w:delText xml:space="preserve">In some alternate embodiments, </w:delText>
        </w:r>
        <w:r w:rsidR="3A50C89C" w:rsidDel="00C86B62">
          <w:delText xml:space="preserve">multimodal data is directly encoded and presented to the language model </w:delText>
        </w:r>
        <w:r w:rsidR="229434D1" w:rsidDel="00C86B62">
          <w:delText>as a vector space encoding.</w:delText>
        </w:r>
        <w:r w:rsidR="01992B3B" w:rsidDel="00C86B62">
          <w:delText xml:space="preserve"> An exemplary system that utilizes this tokenizer strategy is Gato (</w:delText>
        </w:r>
        <w:r w:rsidR="00AC5816" w:rsidDel="00C86B62">
          <w:fldChar w:fldCharType="begin"/>
        </w:r>
        <w:r w:rsidR="00AC5816" w:rsidDel="00C86B62">
          <w:delInstrText>HYPERLINK "https://arxiv.org/pdf/2205.06175.pdf" \h</w:delInstrText>
        </w:r>
        <w:r w:rsidR="00AC5816" w:rsidDel="00C86B62">
          <w:fldChar w:fldCharType="separate"/>
        </w:r>
        <w:r w:rsidR="01992B3B" w:rsidRPr="07E39CD4" w:rsidDel="00C86B62">
          <w:rPr>
            <w:rStyle w:val="Hyperlink"/>
          </w:rPr>
          <w:delText>https://arxiv.org/pdf/2205.06175.pdf</w:delText>
        </w:r>
        <w:r w:rsidR="00AC5816" w:rsidDel="00C86B62">
          <w:rPr>
            <w:rStyle w:val="Hyperlink"/>
          </w:rPr>
          <w:fldChar w:fldCharType="end"/>
        </w:r>
        <w:r w:rsidR="01992B3B" w:rsidDel="00C86B62">
          <w:delText xml:space="preserve">), </w:delText>
        </w:r>
        <w:r w:rsidR="29B18D8C" w:rsidDel="00C86B62">
          <w:delText>which can ingest a mixture of discrete and continuous inputs</w:delText>
        </w:r>
        <w:r w:rsidR="101F3836" w:rsidDel="00C86B62">
          <w:delText xml:space="preserve">, images and </w:delText>
        </w:r>
        <w:r w:rsidR="4E4FAF9F" w:rsidDel="00C86B62">
          <w:delText>text as tokens</w:delText>
        </w:r>
        <w:r w:rsidR="7FA199A6" w:rsidDel="00C86B62">
          <w:delText xml:space="preserve"> (see section 2.1 of the paper)</w:delText>
        </w:r>
        <w:r w:rsidR="4E4FAF9F" w:rsidDel="00C86B62">
          <w:delText>.</w:delText>
        </w:r>
      </w:del>
    </w:p>
    <w:p w14:paraId="3528196A" w14:textId="0C4FB4EC" w:rsidR="2F25857B" w:rsidDel="00C86B62" w:rsidRDefault="2F25857B" w:rsidP="009A13DF">
      <w:pPr>
        <w:pStyle w:val="Heading2"/>
        <w:rPr>
          <w:del w:id="361" w:author="Chris Ullrich" w:date="2023-04-13T16:19:00Z"/>
        </w:rPr>
        <w:pPrChange w:id="362" w:author="Chris Ullrich" w:date="2023-04-13T16:23:00Z">
          <w:pPr/>
        </w:pPrChange>
      </w:pPr>
    </w:p>
    <w:p w14:paraId="0C682347" w14:textId="5DD1DB10" w:rsidR="00D9355A" w:rsidDel="00C86B62" w:rsidRDefault="00C72808" w:rsidP="009A13DF">
      <w:pPr>
        <w:pStyle w:val="Heading2"/>
        <w:rPr>
          <w:ins w:id="363" w:author="Carl Hagmann" w:date="2023-04-11T20:04:00Z"/>
          <w:del w:id="364" w:author="Chris Ullrich" w:date="2023-04-13T16:19:00Z"/>
        </w:rPr>
        <w:pPrChange w:id="365" w:author="Chris Ullrich" w:date="2023-04-13T16:23:00Z">
          <w:pPr/>
        </w:pPrChange>
      </w:pPr>
      <w:del w:id="366" w:author="Chris Ullrich" w:date="2023-04-13T16:19:00Z">
        <w:r w:rsidDel="00C86B62">
          <w:delText xml:space="preserve">The context tokenizer combines the context estimate with the historical data to generate a single context token sequence. </w:delText>
        </w:r>
      </w:del>
    </w:p>
    <w:p w14:paraId="19D9D6F8" w14:textId="110A51F2" w:rsidR="00D9355A" w:rsidRDefault="711782D0" w:rsidP="009A13DF">
      <w:pPr>
        <w:pStyle w:val="Heading2"/>
        <w:rPr>
          <w:ins w:id="367" w:author="Chris Ullrich" w:date="2023-04-16T19:28:00Z"/>
          <w:u w:val="single"/>
        </w:rPr>
      </w:pPr>
      <w:proofErr w:type="spellStart"/>
      <w:ins w:id="368" w:author="Carl Hagmann" w:date="2023-04-11T20:04:00Z">
        <w:r w:rsidRPr="2F25857B">
          <w:rPr>
            <w:u w:val="single"/>
            <w:rPrChange w:id="369" w:author="Carl Hagmann" w:date="2023-04-11T20:04:00Z">
              <w:rPr/>
            </w:rPrChange>
          </w:rPr>
          <w:t>Biosignal</w:t>
        </w:r>
        <w:proofErr w:type="spellEnd"/>
        <w:r w:rsidRPr="2F25857B">
          <w:rPr>
            <w:u w:val="single"/>
            <w:rPrChange w:id="370" w:author="Carl Hagmann" w:date="2023-04-11T20:04:00Z">
              <w:rPr/>
            </w:rPrChange>
          </w:rPr>
          <w:t xml:space="preserve"> Subsystem</w:t>
        </w:r>
      </w:ins>
    </w:p>
    <w:p w14:paraId="4B7676D2" w14:textId="3646AB99" w:rsidR="00197D29" w:rsidRPr="00197D29" w:rsidRDefault="00197D29" w:rsidP="00197D29">
      <w:pPr>
        <w:jc w:val="center"/>
        <w:rPr>
          <w:ins w:id="371" w:author="Carl Hagmann" w:date="2023-04-11T20:20:00Z"/>
          <w:rPrChange w:id="372" w:author="Chris Ullrich" w:date="2023-04-16T19:28:00Z">
            <w:rPr>
              <w:ins w:id="373" w:author="Carl Hagmann" w:date="2023-04-11T20:20:00Z"/>
              <w:u w:val="single"/>
            </w:rPr>
          </w:rPrChange>
        </w:rPr>
        <w:pPrChange w:id="374" w:author="Chris Ullrich" w:date="2023-04-16T19:28:00Z">
          <w:pPr/>
        </w:pPrChange>
      </w:pPr>
      <w:ins w:id="375" w:author="Chris Ullrich" w:date="2023-04-16T19:28:00Z">
        <w:r w:rsidRPr="00197D29">
          <w:drawing>
            <wp:inline distT="0" distB="0" distL="0" distR="0" wp14:anchorId="5031CB12" wp14:editId="562C280C">
              <wp:extent cx="3163460" cy="1930522"/>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3172521" cy="1936051"/>
                      </a:xfrm>
                      <a:prstGeom prst="rect">
                        <a:avLst/>
                      </a:prstGeom>
                    </pic:spPr>
                  </pic:pic>
                </a:graphicData>
              </a:graphic>
            </wp:inline>
          </w:drawing>
        </w:r>
      </w:ins>
    </w:p>
    <w:p w14:paraId="0F9AFBB3" w14:textId="19F71B78" w:rsidR="00D9355A" w:rsidRDefault="7C6CFE1E" w:rsidP="2F25857B">
      <w:pPr>
        <w:rPr>
          <w:ins w:id="376" w:author="Carl Hagmann" w:date="2023-04-11T20:20:00Z"/>
        </w:rPr>
      </w:pPr>
      <w:ins w:id="377" w:author="Carl Hagmann" w:date="2023-04-11T20:20:00Z">
        <w:r>
          <w:t xml:space="preserve">The </w:t>
        </w:r>
      </w:ins>
      <w:proofErr w:type="spellStart"/>
      <w:ins w:id="378" w:author="Carl Hagmann" w:date="2023-04-11T20:21:00Z">
        <w:r>
          <w:t>biosignal</w:t>
        </w:r>
        <w:proofErr w:type="spellEnd"/>
        <w:r>
          <w:t xml:space="preserve"> </w:t>
        </w:r>
      </w:ins>
      <w:ins w:id="379" w:author="Carl Hagmann" w:date="2023-04-11T20:20:00Z">
        <w:r>
          <w:t xml:space="preserve">subsystem consists of a mixture of physical sensors </w:t>
        </w:r>
      </w:ins>
      <w:ins w:id="380" w:author="Carl Hagmann" w:date="2023-04-11T20:21:00Z">
        <w:r>
          <w:t>on or near their body</w:t>
        </w:r>
      </w:ins>
      <w:ins w:id="381" w:author="Carl Hagmann" w:date="2023-04-11T20:20:00Z">
        <w:r>
          <w:t xml:space="preserve"> that connect with network-connected and embedded data sources and models to generate a numerical representation of a </w:t>
        </w:r>
      </w:ins>
      <w:proofErr w:type="spellStart"/>
      <w:ins w:id="382" w:author="Carl Hagmann" w:date="2023-04-11T20:21:00Z">
        <w:r>
          <w:t>biosignal</w:t>
        </w:r>
        <w:proofErr w:type="spellEnd"/>
        <w:r>
          <w:t xml:space="preserve"> </w:t>
        </w:r>
      </w:ins>
      <w:ins w:id="383" w:author="Carl Hagmann" w:date="2023-04-11T20:20:00Z">
        <w:r>
          <w:t xml:space="preserve">estimate. The </w:t>
        </w:r>
      </w:ins>
      <w:proofErr w:type="spellStart"/>
      <w:ins w:id="384" w:author="Carl Hagmann" w:date="2023-04-11T20:21:00Z">
        <w:r>
          <w:t>biosignal</w:t>
        </w:r>
        <w:proofErr w:type="spellEnd"/>
        <w:r>
          <w:t xml:space="preserve"> </w:t>
        </w:r>
      </w:ins>
      <w:ins w:id="385" w:author="Carl Hagmann" w:date="2023-04-11T20:20:00Z">
        <w:r>
          <w:t xml:space="preserve">tokenizer encodes the </w:t>
        </w:r>
      </w:ins>
      <w:proofErr w:type="spellStart"/>
      <w:ins w:id="386" w:author="Carl Hagmann" w:date="2023-04-11T20:21:00Z">
        <w:r w:rsidR="17B1A4AA">
          <w:t>biosignal</w:t>
        </w:r>
        <w:proofErr w:type="spellEnd"/>
        <w:r w:rsidR="17B1A4AA">
          <w:t xml:space="preserve"> </w:t>
        </w:r>
      </w:ins>
      <w:ins w:id="387" w:author="Carl Hagmann" w:date="2023-04-11T20:20:00Z">
        <w:r>
          <w:t>estimate with associated data to generate a</w:t>
        </w:r>
      </w:ins>
      <w:ins w:id="388" w:author="Carl Hagmann" w:date="2023-04-11T20:27:00Z">
        <w:r w:rsidR="147E6D49">
          <w:t xml:space="preserve">t least one </w:t>
        </w:r>
        <w:proofErr w:type="spellStart"/>
        <w:r w:rsidR="147E6D49">
          <w:t>biosignal</w:t>
        </w:r>
        <w:proofErr w:type="spellEnd"/>
        <w:r w:rsidR="147E6D49">
          <w:t xml:space="preserve"> </w:t>
        </w:r>
      </w:ins>
      <w:ins w:id="389" w:author="Carl Hagmann" w:date="2023-04-11T20:20:00Z">
        <w:r>
          <w:t>token sequence.</w:t>
        </w:r>
      </w:ins>
    </w:p>
    <w:p w14:paraId="39815CEC" w14:textId="28D79098" w:rsidR="00D9355A" w:rsidRDefault="00D9355A" w:rsidP="2F25857B">
      <w:pPr>
        <w:rPr>
          <w:ins w:id="390" w:author="Carl Hagmann" w:date="2023-04-11T19:24:00Z"/>
          <w:u w:val="single"/>
          <w:rPrChange w:id="391" w:author="Carl Hagmann" w:date="2023-04-11T20:04:00Z">
            <w:rPr>
              <w:ins w:id="392" w:author="Carl Hagmann" w:date="2023-04-11T19:24:00Z"/>
            </w:rPr>
          </w:rPrChange>
        </w:rPr>
      </w:pPr>
    </w:p>
    <w:p w14:paraId="1B3EAD56" w14:textId="35914BCC" w:rsidR="00D9355A" w:rsidRDefault="0DDECA35" w:rsidP="002817AF">
      <w:pPr>
        <w:rPr>
          <w:ins w:id="393" w:author="Chris Ullrich" w:date="2023-04-13T16:24:00Z"/>
        </w:rPr>
      </w:pPr>
      <w:r>
        <w:t>In some embodiments, the mobile or wearable computing device has a set of sensory peripherals designed to capture user biometrics. In some embodiments, these biometric</w:t>
      </w:r>
      <w:r w:rsidR="27398F27">
        <w:t xml:space="preserve"> sensors include some combination of EEG, </w:t>
      </w:r>
      <w:proofErr w:type="spellStart"/>
      <w:r w:rsidR="27398F27">
        <w:t>ECoG</w:t>
      </w:r>
      <w:proofErr w:type="spellEnd"/>
      <w:r w:rsidR="27398F27">
        <w:t>, EMG, ECG</w:t>
      </w:r>
      <w:r w:rsidR="340F1E5B">
        <w:t xml:space="preserve">, pulse, heart rate variability, blood sugar sensing, etc. These biometric data are </w:t>
      </w:r>
      <w:r w:rsidR="4556244E">
        <w:t xml:space="preserve">converted into a </w:t>
      </w:r>
      <w:proofErr w:type="spellStart"/>
      <w:r w:rsidR="4556244E">
        <w:t>biosignal</w:t>
      </w:r>
      <w:proofErr w:type="spellEnd"/>
      <w:r w:rsidR="4556244E">
        <w:t xml:space="preserve"> token sequence</w:t>
      </w:r>
      <w:r w:rsidR="57C3DFED">
        <w:t xml:space="preserve"> in </w:t>
      </w:r>
      <w:ins w:id="394" w:author="Carl Hagmann" w:date="2023-04-11T20:22:00Z">
        <w:r w:rsidR="270038B9">
          <w:t xml:space="preserve">the </w:t>
        </w:r>
      </w:ins>
      <w:del w:id="395" w:author="Carl Hagmann" w:date="2023-04-11T20:22:00Z">
        <w:r w:rsidR="00C72808" w:rsidDel="57C3DFED">
          <w:delText>a</w:delText>
        </w:r>
      </w:del>
      <w:r w:rsidR="57C3DFED">
        <w:t xml:space="preserve"> </w:t>
      </w:r>
      <w:proofErr w:type="spellStart"/>
      <w:r w:rsidR="57C3DFED">
        <w:t>biosignals</w:t>
      </w:r>
      <w:proofErr w:type="spellEnd"/>
      <w:r w:rsidR="57C3DFED">
        <w:t xml:space="preserve"> tokenizer step. </w:t>
      </w:r>
    </w:p>
    <w:p w14:paraId="1291E88C" w14:textId="77777777" w:rsidR="009A13DF" w:rsidRDefault="009A13DF" w:rsidP="002817AF">
      <w:pPr>
        <w:rPr>
          <w:ins w:id="396" w:author="Chris Ullrich" w:date="2023-04-13T16:24:00Z"/>
        </w:rPr>
      </w:pPr>
    </w:p>
    <w:p w14:paraId="42CD56EA" w14:textId="048596F6" w:rsidR="00660F78" w:rsidRDefault="009A13DF" w:rsidP="002817AF">
      <w:pPr>
        <w:rPr>
          <w:ins w:id="397" w:author="Chris Ullrich" w:date="2023-04-13T16:29:00Z"/>
        </w:rPr>
      </w:pPr>
      <w:proofErr w:type="spellStart"/>
      <w:ins w:id="398" w:author="Chris Ullrich" w:date="2023-04-13T16:24:00Z">
        <w:r>
          <w:t>Biosignals</w:t>
        </w:r>
        <w:proofErr w:type="spellEnd"/>
        <w:r>
          <w:t xml:space="preserve"> may be tokenized </w:t>
        </w:r>
        <w:proofErr w:type="gramStart"/>
        <w:r w:rsidR="00485FD1">
          <w:t>through the use of</w:t>
        </w:r>
        <w:proofErr w:type="gramEnd"/>
        <w:r w:rsidR="00485FD1">
          <w:t xml:space="preserve"> a classifier. It is common practice for </w:t>
        </w:r>
      </w:ins>
      <w:ins w:id="399" w:author="Chris Ullrich" w:date="2023-04-16T19:29:00Z">
        <w:r w:rsidR="0031400A">
          <w:t xml:space="preserve">a </w:t>
        </w:r>
      </w:ins>
      <w:proofErr w:type="spellStart"/>
      <w:ins w:id="400" w:author="Chris Ullrich" w:date="2023-04-13T16:24:00Z">
        <w:r w:rsidR="003247D6">
          <w:t>biosignal</w:t>
        </w:r>
        <w:proofErr w:type="spellEnd"/>
        <w:r w:rsidR="003247D6">
          <w:t xml:space="preserve"> raw signal data to be analyzed in real time using a classification system. Fo</w:t>
        </w:r>
      </w:ins>
      <w:ins w:id="401" w:author="Chris Ullrich" w:date="2023-04-13T16:25:00Z">
        <w:r w:rsidR="003247D6">
          <w:t xml:space="preserve">r EEG signals, a common choice is CCA </w:t>
        </w:r>
        <w:r w:rsidR="004C79F4">
          <w:t xml:space="preserve">(canonical correlation analysis) which </w:t>
        </w:r>
        <w:r w:rsidR="003D0252">
          <w:t>ingests multi-channel time series EEG data and outputs a sequence of classifications corresponding t</w:t>
        </w:r>
      </w:ins>
      <w:ins w:id="402" w:author="Chris Ullrich" w:date="2023-04-13T16:26:00Z">
        <w:r w:rsidR="003D0252">
          <w:t xml:space="preserve">o stimuli that the user may be exposed to. In one example, these </w:t>
        </w:r>
        <w:r w:rsidR="00C742B0">
          <w:t xml:space="preserve">signals </w:t>
        </w:r>
        <w:r w:rsidR="003D0252">
          <w:t xml:space="preserve">may consist of steady state visually evoked </w:t>
        </w:r>
        <w:r w:rsidR="00C742B0">
          <w:t xml:space="preserve">potentials </w:t>
        </w:r>
      </w:ins>
      <w:ins w:id="403" w:author="Chris Ullrich" w:date="2023-04-16T19:29:00Z">
        <w:r w:rsidR="00500C47">
          <w:t xml:space="preserve">(SSVEP) </w:t>
        </w:r>
      </w:ins>
      <w:ins w:id="404" w:author="Chris Ullrich" w:date="2023-04-13T16:26:00Z">
        <w:r w:rsidR="00C742B0">
          <w:t>which occur in response to specific visual stimuli. In other possible emb</w:t>
        </w:r>
      </w:ins>
      <w:ins w:id="405" w:author="Chris Ullrich" w:date="2023-04-13T16:27:00Z">
        <w:r w:rsidR="00C742B0">
          <w:t xml:space="preserve">odiments, the classification may consist of a binary true/false sequence corresponding to a </w:t>
        </w:r>
        <w:r w:rsidR="00D44FA9">
          <w:t xml:space="preserve">P300 or </w:t>
        </w:r>
        <w:proofErr w:type="gramStart"/>
        <w:r w:rsidR="00D44FA9">
          <w:t>other</w:t>
        </w:r>
        <w:proofErr w:type="gramEnd"/>
        <w:r w:rsidR="00D44FA9">
          <w:t xml:space="preserve"> similar neural characteristic. In yet other possible embodiments, the </w:t>
        </w:r>
        <w:r w:rsidR="00E1146E">
          <w:t>classes may consist of discrete error related potential (ERP) resp</w:t>
        </w:r>
      </w:ins>
      <w:ins w:id="406" w:author="Chris Ullrich" w:date="2023-04-13T16:28:00Z">
        <w:r w:rsidR="00E1146E">
          <w:t>onses.</w:t>
        </w:r>
        <w:r w:rsidR="00F70B61">
          <w:t xml:space="preserve"> It will be clear to the reader that other </w:t>
        </w:r>
        <w:proofErr w:type="spellStart"/>
        <w:r w:rsidR="00F70B61">
          <w:t>biosignals</w:t>
        </w:r>
        <w:proofErr w:type="spellEnd"/>
        <w:r w:rsidR="00F70B61">
          <w:t xml:space="preserve"> including EOG, EMG, EKG may be similarly classified and converted into </w:t>
        </w:r>
        <w:r w:rsidR="009C338F">
          <w:t>symbol sequences.</w:t>
        </w:r>
        <w:r w:rsidR="00660F78">
          <w:t xml:space="preserve"> In other embodiments, the signal data may be directly tokenized using </w:t>
        </w:r>
      </w:ins>
      <w:ins w:id="407" w:author="Chris Ullrich" w:date="2023-04-13T16:29:00Z">
        <w:r w:rsidR="00660F78">
          <w:t>discretization and a codebook</w:t>
        </w:r>
        <w:r w:rsidR="00200E0F">
          <w:t>.</w:t>
        </w:r>
      </w:ins>
    </w:p>
    <w:p w14:paraId="4EBA2B23" w14:textId="77777777" w:rsidR="00200E0F" w:rsidDel="00520D27" w:rsidRDefault="00200E0F" w:rsidP="002817AF">
      <w:pPr>
        <w:rPr>
          <w:del w:id="408" w:author="Chris Ullrich" w:date="2023-04-16T19:29:00Z"/>
        </w:rPr>
      </w:pPr>
    </w:p>
    <w:p w14:paraId="277B8ABE" w14:textId="77777777" w:rsidR="00520D27" w:rsidRDefault="00520D27" w:rsidP="002817AF">
      <w:pPr>
        <w:rPr>
          <w:ins w:id="409" w:author="Chris Ullrich" w:date="2023-04-18T13:24:00Z"/>
        </w:rPr>
      </w:pPr>
    </w:p>
    <w:p w14:paraId="0BE97B7D" w14:textId="4B5B7103" w:rsidR="00520D27" w:rsidRDefault="00520D27" w:rsidP="002817AF">
      <w:pPr>
        <w:rPr>
          <w:ins w:id="410" w:author="Chris Ullrich" w:date="2023-04-18T13:24:00Z"/>
        </w:rPr>
      </w:pPr>
      <w:ins w:id="411" w:author="Chris Ullrich" w:date="2023-04-18T13:24:00Z">
        <w:r>
          <w:t xml:space="preserve">The </w:t>
        </w:r>
        <w:proofErr w:type="spellStart"/>
        <w:r>
          <w:t>bio</w:t>
        </w:r>
      </w:ins>
      <w:ins w:id="412" w:author="Chris Ullrich" w:date="2023-04-18T13:25:00Z">
        <w:r>
          <w:t>signals</w:t>
        </w:r>
        <w:proofErr w:type="spellEnd"/>
        <w:r>
          <w:t xml:space="preserve"> subsystem may also have a connection with the context subsystem in advance of any prompt composition. This connection may bidirectionally inform each of the subsystems to enable more precise, or more optimal token generation.</w:t>
        </w:r>
      </w:ins>
    </w:p>
    <w:p w14:paraId="5531B70E" w14:textId="32F2587F" w:rsidR="00D9355A" w:rsidRDefault="00D9355A" w:rsidP="002817AF">
      <w:pPr>
        <w:rPr>
          <w:ins w:id="413" w:author="Carl Hagmann" w:date="2023-04-11T20:23:00Z"/>
        </w:rPr>
      </w:pPr>
    </w:p>
    <w:p w14:paraId="1C56B4A1" w14:textId="4326340C" w:rsidR="00D9355A" w:rsidRDefault="42FF09A3" w:rsidP="00500C47">
      <w:pPr>
        <w:pStyle w:val="Heading3"/>
        <w:rPr>
          <w:ins w:id="414" w:author="Carl Hagmann" w:date="2023-04-11T20:23:00Z"/>
        </w:rPr>
        <w:pPrChange w:id="415" w:author="Chris Ullrich" w:date="2023-04-16T19:30:00Z">
          <w:pPr/>
        </w:pPrChange>
      </w:pPr>
      <w:ins w:id="416" w:author="Carl Hagmann" w:date="2023-04-11T20:23:00Z">
        <w:del w:id="417" w:author="Chris Ullrich" w:date="2023-04-16T19:38:00Z">
          <w:r w:rsidDel="00146529">
            <w:delText xml:space="preserve">Multimodal </w:delText>
          </w:r>
        </w:del>
      </w:ins>
      <w:ins w:id="418" w:author="Chris Ullrich" w:date="2023-04-16T19:38:00Z">
        <w:r w:rsidR="00146529">
          <w:t xml:space="preserve">User Input </w:t>
        </w:r>
      </w:ins>
      <w:ins w:id="419" w:author="Carl Hagmann" w:date="2023-04-11T20:23:00Z">
        <w:r>
          <w:t>Prompt</w:t>
        </w:r>
      </w:ins>
    </w:p>
    <w:p w14:paraId="1960DD5E" w14:textId="2210A745" w:rsidR="00D9355A" w:rsidRDefault="57C3DFED" w:rsidP="002817AF">
      <w:pPr>
        <w:rPr>
          <w:ins w:id="420" w:author="Chris Ullrich" w:date="2023-04-11T09:24:00Z"/>
        </w:rPr>
      </w:pPr>
      <w:r>
        <w:t xml:space="preserve">In </w:t>
      </w:r>
      <w:r w:rsidR="53A81FC8">
        <w:t>one embodiment, the user provides a</w:t>
      </w:r>
      <w:r w:rsidR="4A4AC69A">
        <w:t>n additional token sequence</w:t>
      </w:r>
      <w:ins w:id="421" w:author="Chris Ullrich" w:date="2023-04-16T19:30:00Z">
        <w:r w:rsidR="00500C47">
          <w:t xml:space="preserve"> </w:t>
        </w:r>
      </w:ins>
      <w:del w:id="422" w:author="Carl Hagmann" w:date="2023-04-11T20:23:00Z">
        <w:r w:rsidR="00C72808" w:rsidDel="4A4AC69A">
          <w:delText xml:space="preserve"> (multimodal prompt)</w:delText>
        </w:r>
      </w:del>
      <w:ins w:id="423" w:author="Carl Hagmann" w:date="2023-04-11T20:23:00Z">
        <w:r w:rsidR="2A78D880">
          <w:t xml:space="preserve">in one or more </w:t>
        </w:r>
      </w:ins>
      <w:del w:id="424" w:author="Carl Hagmann" w:date="2023-04-11T20:24:00Z">
        <w:r w:rsidR="00C72808" w:rsidDel="4A4AC69A">
          <w:delText xml:space="preserve"> </w:delText>
        </w:r>
      </w:del>
      <w:ins w:id="425" w:author="Carl Hagmann" w:date="2023-04-11T20:24:00Z">
        <w:r w:rsidR="6F676428">
          <w:t xml:space="preserve">sensory modes </w:t>
        </w:r>
      </w:ins>
      <w:r w:rsidR="4A4AC69A">
        <w:t>which can include a sequence of typed or spoken words, an image</w:t>
      </w:r>
      <w:r w:rsidR="2CDD4D70">
        <w:t xml:space="preserve"> or sequence of images</w:t>
      </w:r>
      <w:ins w:id="426" w:author="Carl Hagmann" w:date="2023-04-11T20:25:00Z">
        <w:r w:rsidR="5CDC4980">
          <w:t>, and a sound or sequence of sounds</w:t>
        </w:r>
      </w:ins>
      <w:r w:rsidR="69BFA8AC">
        <w:t xml:space="preserve">. </w:t>
      </w:r>
      <w:r w:rsidR="46117DCC">
        <w:t xml:space="preserve">The biometric and </w:t>
      </w:r>
      <w:r w:rsidR="2E78003B">
        <w:t xml:space="preserve">optional multimodal prompt input from the user </w:t>
      </w:r>
      <w:proofErr w:type="gramStart"/>
      <w:r w:rsidR="2E78003B">
        <w:t>are</w:t>
      </w:r>
      <w:proofErr w:type="gramEnd"/>
      <w:r w:rsidR="2E78003B">
        <w:t xml:space="preserve"> tokenized using </w:t>
      </w:r>
      <w:r w:rsidR="21E0A6CE">
        <w:t>equivalent techniques as for the context data</w:t>
      </w:r>
      <w:r w:rsidR="2F1A63C1">
        <w:t xml:space="preserve">. </w:t>
      </w:r>
    </w:p>
    <w:p w14:paraId="00F9D266" w14:textId="4DC51132" w:rsidR="000913A5" w:rsidRDefault="000913A5" w:rsidP="002817AF">
      <w:pPr>
        <w:rPr>
          <w:ins w:id="427" w:author="Chris Ullrich" w:date="2023-04-11T09:24:00Z"/>
          <w:del w:id="428" w:author="Benjamin Cortens" w:date="2023-04-20T17:10:00Z"/>
        </w:rPr>
      </w:pPr>
    </w:p>
    <w:p w14:paraId="5A8517E1" w14:textId="38E8341F" w:rsidR="000913A5" w:rsidRDefault="000913A5" w:rsidP="002817AF">
      <w:pPr>
        <w:rPr>
          <w:ins w:id="429" w:author="Chris Ullrich" w:date="2023-04-16T19:30:00Z"/>
          <w:del w:id="430" w:author="Benjamin Cortens" w:date="2023-04-20T17:10:00Z"/>
        </w:rPr>
      </w:pPr>
      <w:commentRangeStart w:id="431"/>
      <w:ins w:id="432" w:author="Chris Ullrich" w:date="2023-04-11T09:24:00Z">
        <w:del w:id="433" w:author="Benjamin Cortens" w:date="2023-04-20T17:10:00Z">
          <w:r w:rsidRPr="004568B9">
            <w:rPr>
              <w:highlight w:val="yellow"/>
              <w:rPrChange w:id="434" w:author="Chris Ullrich" w:date="2023-04-16T19:30:00Z">
                <w:rPr/>
              </w:rPrChange>
            </w:rPr>
            <w:delText>&lt;LS to add some verbiage for intent quantification/heuristic&gt;</w:delText>
          </w:r>
        </w:del>
      </w:ins>
      <w:commentRangeEnd w:id="431"/>
      <w:del w:id="435" w:author="Benjamin Cortens" w:date="2023-04-20T17:10:00Z">
        <w:r w:rsidRPr="004568B9">
          <w:rPr>
            <w:rStyle w:val="CommentReference"/>
            <w:highlight w:val="yellow"/>
            <w:rPrChange w:id="436" w:author="Chris Ullrich" w:date="2023-04-16T19:30:00Z">
              <w:rPr>
                <w:rStyle w:val="CommentReference"/>
              </w:rPr>
            </w:rPrChange>
          </w:rPr>
          <w:commentReference w:id="431"/>
        </w:r>
      </w:del>
    </w:p>
    <w:p w14:paraId="0C0BC4F7" w14:textId="77777777" w:rsidR="004568B9" w:rsidRDefault="004568B9" w:rsidP="002817AF"/>
    <w:p w14:paraId="42F1BE85" w14:textId="447BD7F4" w:rsidR="00D9355A" w:rsidRDefault="6344D79A" w:rsidP="2F25857B">
      <w:pPr>
        <w:rPr>
          <w:u w:val="single"/>
          <w:rPrChange w:id="437" w:author="Carl Hagmann" w:date="2023-04-11T19:11:00Z">
            <w:rPr/>
          </w:rPrChange>
        </w:rPr>
      </w:pPr>
      <w:ins w:id="438" w:author="Carl Hagmann" w:date="2023-04-11T19:11:00Z">
        <w:r w:rsidRPr="2F25857B">
          <w:rPr>
            <w:u w:val="single"/>
            <w:rPrChange w:id="439" w:author="Carl Hagmann" w:date="2023-04-11T19:11:00Z">
              <w:rPr/>
            </w:rPrChange>
          </w:rPr>
          <w:t>Prompt Composer</w:t>
        </w:r>
      </w:ins>
    </w:p>
    <w:p w14:paraId="34A07049" w14:textId="77777777" w:rsidR="00553481" w:rsidRDefault="00E4628B" w:rsidP="002817AF">
      <w:pPr>
        <w:rPr>
          <w:ins w:id="440" w:author="Chris Ullrich" w:date="2023-04-16T19:32:00Z"/>
        </w:rPr>
      </w:pPr>
      <w:r>
        <w:t xml:space="preserve">A prompt composer consumes the context, </w:t>
      </w:r>
      <w:proofErr w:type="spellStart"/>
      <w:r>
        <w:t>biosignals</w:t>
      </w:r>
      <w:proofErr w:type="spellEnd"/>
      <w:r>
        <w:t xml:space="preserve"> and user prompt tokens and constructs a single </w:t>
      </w:r>
      <w:r w:rsidR="003B1E0D">
        <w:t xml:space="preserve">prompt token in a format suitable for a large language model </w:t>
      </w:r>
      <w:r w:rsidR="000D4F66">
        <w:t xml:space="preserve">(LLM) </w:t>
      </w:r>
      <w:r w:rsidR="003B1E0D">
        <w:t>such as GPT-4</w:t>
      </w:r>
      <w:r w:rsidR="00095B26">
        <w:t xml:space="preserve"> (ref. </w:t>
      </w:r>
      <w:proofErr w:type="spellStart"/>
      <w:r w:rsidR="00095B26">
        <w:t>OpenAI</w:t>
      </w:r>
      <w:proofErr w:type="spellEnd"/>
      <w:r w:rsidR="00095B26">
        <w:t xml:space="preserve">) along with </w:t>
      </w:r>
      <w:r w:rsidR="000D4F66">
        <w:t xml:space="preserve">tokens that identify the required output modality. </w:t>
      </w:r>
      <w:r w:rsidR="009E0CCF">
        <w:t>In an alternate embodiment, the prompt composer further generates a</w:t>
      </w:r>
      <w:r w:rsidR="00E625DE">
        <w:t xml:space="preserve">n embedding which can be </w:t>
      </w:r>
      <w:r w:rsidR="004A2C13">
        <w:t>provided separately to the LLM</w:t>
      </w:r>
      <w:r w:rsidR="00457177">
        <w:t xml:space="preserve"> and used in an intermediate layer of the LLM.</w:t>
      </w:r>
      <w:ins w:id="441" w:author="Chris Ullrich" w:date="2023-04-11T09:12:00Z">
        <w:r w:rsidR="004A6D6A">
          <w:t xml:space="preserve"> </w:t>
        </w:r>
      </w:ins>
    </w:p>
    <w:p w14:paraId="23AEA76F" w14:textId="77777777" w:rsidR="00553481" w:rsidRDefault="00553481" w:rsidP="002817AF">
      <w:pPr>
        <w:rPr>
          <w:ins w:id="442" w:author="Chris Ullrich" w:date="2023-04-16T19:32:00Z"/>
        </w:rPr>
      </w:pPr>
    </w:p>
    <w:p w14:paraId="253FA178" w14:textId="0E3BFC9C" w:rsidR="009E0CCF" w:rsidRDefault="008244ED" w:rsidP="00F652AD">
      <w:pPr>
        <w:ind w:left="720"/>
        <w:pPrChange w:id="443" w:author="Chris Ullrich" w:date="2023-04-16T19:40:00Z">
          <w:pPr/>
        </w:pPrChange>
      </w:pPr>
      <w:ins w:id="444" w:author="Chris Ullrich" w:date="2023-04-16T19:32:00Z">
        <w:r>
          <w:t xml:space="preserve">In an exemplary use case, the context subsystem may generate a token sequence corresponding to the plaintext: </w:t>
        </w:r>
        <w:r w:rsidRPr="009C3FF7">
          <w:rPr>
            <w:i/>
            <w:iCs/>
            <w:rPrChange w:id="445" w:author="Chris Ullrich" w:date="2023-04-16T19:34:00Z">
              <w:rPr/>
            </w:rPrChange>
          </w:rPr>
          <w:t>‘</w:t>
        </w:r>
        <w:r w:rsidR="00AC3DE9" w:rsidRPr="009C3FF7">
          <w:rPr>
            <w:i/>
            <w:iCs/>
            <w:rPrChange w:id="446" w:author="Chris Ullrich" w:date="2023-04-16T19:34:00Z">
              <w:rPr/>
            </w:rPrChange>
          </w:rPr>
          <w:t xml:space="preserve">The user </w:t>
        </w:r>
      </w:ins>
      <w:ins w:id="447" w:author="Chris Ullrich" w:date="2023-04-16T19:33:00Z">
        <w:r w:rsidR="0097564F" w:rsidRPr="009C3FF7">
          <w:rPr>
            <w:i/>
            <w:iCs/>
            <w:rPrChange w:id="448" w:author="Chris Ullrich" w:date="2023-04-16T19:34:00Z">
              <w:rPr/>
            </w:rPrChange>
          </w:rPr>
          <w:t xml:space="preserve">has travelled to Los Angeles to visit a doctor specializing in rare diseases. The user is sitting in the doctor’s office and </w:t>
        </w:r>
        <w:r w:rsidR="00FB6177" w:rsidRPr="009C3FF7">
          <w:rPr>
            <w:i/>
            <w:iCs/>
            <w:rPrChange w:id="449" w:author="Chris Ullrich" w:date="2023-04-16T19:34:00Z">
              <w:rPr/>
            </w:rPrChange>
          </w:rPr>
          <w:t>preparing to discuss their dis</w:t>
        </w:r>
      </w:ins>
      <w:ins w:id="450" w:author="Chris Ullrich" w:date="2023-04-16T19:34:00Z">
        <w:r w:rsidR="00FB6177" w:rsidRPr="009C3FF7">
          <w:rPr>
            <w:i/>
            <w:iCs/>
            <w:rPrChange w:id="451" w:author="Chris Ullrich" w:date="2023-04-16T19:34:00Z">
              <w:rPr/>
            </w:rPrChange>
          </w:rPr>
          <w:t>ease</w:t>
        </w:r>
        <w:r w:rsidR="009C3FF7" w:rsidRPr="009C3FF7">
          <w:rPr>
            <w:i/>
            <w:iCs/>
            <w:rPrChange w:id="452" w:author="Chris Ullrich" w:date="2023-04-16T19:34:00Z">
              <w:rPr/>
            </w:rPrChange>
          </w:rPr>
          <w:t>. The user is looking at the doctor who is has just asked the user for an update on their condition.</w:t>
        </w:r>
        <w:r w:rsidR="00FB6177">
          <w:t>’</w:t>
        </w:r>
      </w:ins>
      <w:ins w:id="453" w:author="Chris Ullrich" w:date="2023-04-16T19:35:00Z">
        <w:r w:rsidR="00A96091">
          <w:t xml:space="preserve">. The </w:t>
        </w:r>
        <w:proofErr w:type="spellStart"/>
        <w:r w:rsidR="00A96091">
          <w:t>Biosignals</w:t>
        </w:r>
        <w:proofErr w:type="spellEnd"/>
        <w:r w:rsidR="00A96091">
          <w:t xml:space="preserve"> prompt may include a token sequence corresponding to </w:t>
        </w:r>
      </w:ins>
      <w:ins w:id="454" w:author="Chris Ullrich" w:date="2023-04-16T19:37:00Z">
        <w:r w:rsidR="007123EA">
          <w:t>the user</w:t>
        </w:r>
        <w:r w:rsidR="00D26357">
          <w:t xml:space="preserve"> selecting ‘speak’ with a computing device to select this directive using an EEG based brain computer interface. </w:t>
        </w:r>
      </w:ins>
      <w:ins w:id="455" w:author="Chris Ullrich" w:date="2023-04-16T19:35:00Z">
        <w:r w:rsidR="00A96091">
          <w:t xml:space="preserve"> </w:t>
        </w:r>
      </w:ins>
      <w:ins w:id="456" w:author="Chris Ullrich" w:date="2023-04-16T19:39:00Z">
        <w:r w:rsidR="002A656A">
          <w:t xml:space="preserve">The User Input Prompt may include a token sequence </w:t>
        </w:r>
        <w:r w:rsidR="009A03EA">
          <w:t xml:space="preserve">corresponding to the plaintext </w:t>
        </w:r>
      </w:ins>
      <w:ins w:id="457" w:author="Chris Ullrich" w:date="2023-04-16T19:35:00Z">
        <w:r w:rsidR="00A96091">
          <w:t xml:space="preserve">‘The user has selected </w:t>
        </w:r>
        <w:r w:rsidR="008D62B4">
          <w:t>‘summarize my recent d</w:t>
        </w:r>
      </w:ins>
      <w:ins w:id="458" w:author="Chris Ullrich" w:date="2023-04-16T19:36:00Z">
        <w:r w:rsidR="008D62B4">
          <w:t>isease</w:t>
        </w:r>
        <w:r w:rsidR="00AA661C">
          <w:t xml:space="preserve"> </w:t>
        </w:r>
        <w:r w:rsidR="0061565A">
          <w:t>experience’</w:t>
        </w:r>
      </w:ins>
      <w:ins w:id="459" w:author="Chris Ullrich" w:date="2023-04-16T19:39:00Z">
        <w:r w:rsidR="00B0446A">
          <w:t>.</w:t>
        </w:r>
      </w:ins>
      <w:ins w:id="460" w:author="Chris Ullrich" w:date="2023-04-16T19:40:00Z">
        <w:r w:rsidR="00EE745B">
          <w:t xml:space="preserve"> In the case, the prompt composer simply appends these three token</w:t>
        </w:r>
      </w:ins>
      <w:ins w:id="461" w:author="Chris Ullrich" w:date="2023-04-16T19:41:00Z">
        <w:r w:rsidR="00EE745B">
          <w:t xml:space="preserve"> sequences into a single token sequence</w:t>
        </w:r>
        <w:r w:rsidR="009B104F">
          <w:t xml:space="preserve"> and passes it to the large language model.</w:t>
        </w:r>
        <w:r w:rsidR="002B6BB4">
          <w:t xml:space="preserve"> In an alternate embodiment, the prompt composer replaces the </w:t>
        </w:r>
      </w:ins>
      <w:proofErr w:type="spellStart"/>
      <w:ins w:id="462" w:author="Chris Ullrich" w:date="2023-04-16T19:42:00Z">
        <w:r w:rsidR="00FA6CED">
          <w:t>Biosignals</w:t>
        </w:r>
        <w:proofErr w:type="spellEnd"/>
        <w:r w:rsidR="00FA6CED">
          <w:t xml:space="preserve"> prompt with a token sequence corresponding to the plaintext ‘Generate output in a format suitable for speech synthesis.’</w:t>
        </w:r>
      </w:ins>
    </w:p>
    <w:p w14:paraId="5FD86878" w14:textId="77777777" w:rsidR="009E0CCF" w:rsidRDefault="009E0CCF" w:rsidP="002817AF"/>
    <w:p w14:paraId="116C484F" w14:textId="74AB1B10" w:rsidR="003902D8" w:rsidRDefault="000D4F66" w:rsidP="002817AF">
      <w:pPr>
        <w:rPr>
          <w:ins w:id="463" w:author="Chris Ullrich" w:date="2023-04-11T09:12:00Z"/>
        </w:rPr>
      </w:pPr>
      <w:r>
        <w:t xml:space="preserve">The LLM </w:t>
      </w:r>
      <w:ins w:id="464" w:author="Chris Ullrich" w:date="2023-04-16T19:43:00Z">
        <w:r w:rsidR="007D4492">
          <w:t xml:space="preserve">consists of a pre-trained </w:t>
        </w:r>
      </w:ins>
      <w:ins w:id="465" w:author="Chris Ullrich" w:date="2023-04-16T19:44:00Z">
        <w:r w:rsidR="00097E1E">
          <w:t xml:space="preserve">machine learning </w:t>
        </w:r>
      </w:ins>
      <w:ins w:id="466" w:author="Chris Ullrich" w:date="2023-04-16T19:43:00Z">
        <w:r w:rsidR="007D4492">
          <w:t>model, s</w:t>
        </w:r>
      </w:ins>
      <w:ins w:id="467" w:author="Chris Ullrich" w:date="2023-04-16T19:44:00Z">
        <w:r w:rsidR="007D4492">
          <w:t>uch as GPT, which takes as input the token sequence generated by the prompt composer</w:t>
        </w:r>
        <w:r w:rsidR="00A23E77">
          <w:t xml:space="preserve"> and </w:t>
        </w:r>
        <w:r w:rsidR="00097E1E">
          <w:t>generates a token sequence output that can be converted back int</w:t>
        </w:r>
      </w:ins>
      <w:ins w:id="468" w:author="Chris Ullrich" w:date="2023-04-16T19:45:00Z">
        <w:r w:rsidR="00097E1E">
          <w:t xml:space="preserve">o plaintext, or which can be consumed by a </w:t>
        </w:r>
        <w:r w:rsidR="006848C9">
          <w:t xml:space="preserve">user agency </w:t>
        </w:r>
        <w:r w:rsidR="00994D24">
          <w:t xml:space="preserve">process directly as a token sequence. </w:t>
        </w:r>
      </w:ins>
      <w:del w:id="469" w:author="Chris Ullrich" w:date="2023-04-16T19:45:00Z">
        <w:r w:rsidR="00FF5702" w:rsidDel="001E5554">
          <w:delText xml:space="preserve">uses a </w:delText>
        </w:r>
        <w:r w:rsidR="00263AFD" w:rsidDel="001E5554">
          <w:delText xml:space="preserve">machine learning model to </w:delText>
        </w:r>
        <w:r w:rsidR="003B74D0" w:rsidDel="001E5554">
          <w:delText>convert the prompt into an output sequence in the requested format</w:delText>
        </w:r>
        <w:r w:rsidR="00925D7C" w:rsidDel="001E5554">
          <w:delText xml:space="preserve">. </w:delText>
        </w:r>
        <w:r w:rsidR="00DD51E9" w:rsidDel="001E5554">
          <w:delText xml:space="preserve">In some embodiments, the output sequence consists of tokens which are converted back into text and then utilized by agency endpoints. </w:delText>
        </w:r>
      </w:del>
      <w:r w:rsidR="00DD51E9">
        <w:t xml:space="preserve">In </w:t>
      </w:r>
      <w:ins w:id="470" w:author="Chris Ullrich" w:date="2023-04-16T19:45:00Z">
        <w:r w:rsidR="001E5554">
          <w:t xml:space="preserve">an </w:t>
        </w:r>
      </w:ins>
      <w:r w:rsidR="00DD51E9">
        <w:t>alternate embodiment</w:t>
      </w:r>
      <w:del w:id="471" w:author="Chris Ullrich" w:date="2023-04-16T19:46:00Z">
        <w:r w:rsidR="00DD51E9" w:rsidDel="001E5554">
          <w:delText>s</w:delText>
        </w:r>
      </w:del>
      <w:r w:rsidR="005C3A86">
        <w:t xml:space="preserve"> the output of the LLM further constitutes </w:t>
      </w:r>
      <w:r w:rsidR="001B50B2">
        <w:t xml:space="preserve">embeddings which </w:t>
      </w:r>
      <w:r w:rsidR="00CB6498">
        <w:t xml:space="preserve">are decoded into </w:t>
      </w:r>
      <w:r w:rsidR="00092564">
        <w:t xml:space="preserve">multimodal or time-series signals </w:t>
      </w:r>
      <w:r w:rsidR="002879BE">
        <w:t xml:space="preserve">that can be utilized by agency endpoints. </w:t>
      </w:r>
      <w:r w:rsidR="00925D7C">
        <w:t xml:space="preserve">Once determined, the output is digitally communicated to an agency endpoint. </w:t>
      </w:r>
    </w:p>
    <w:p w14:paraId="1CEB711F" w14:textId="114476A3" w:rsidR="004A6D6A" w:rsidDel="00253DC2" w:rsidRDefault="004A6D6A" w:rsidP="002817AF">
      <w:pPr>
        <w:rPr>
          <w:del w:id="472" w:author="Chris Ullrich" w:date="2023-04-16T19:42:00Z"/>
        </w:rPr>
      </w:pPr>
    </w:p>
    <w:p w14:paraId="0FBB5AD1" w14:textId="77777777" w:rsidR="002879BE" w:rsidRDefault="002879BE" w:rsidP="002817AF"/>
    <w:p w14:paraId="575A99F2" w14:textId="55F4AC35" w:rsidR="002879BE" w:rsidDel="00584038" w:rsidRDefault="7E104F85" w:rsidP="002817AF">
      <w:pPr>
        <w:rPr>
          <w:del w:id="473" w:author="Carl Hagmann" w:date="2023-04-11T20:42:00Z"/>
        </w:rPr>
      </w:pPr>
      <w:r>
        <w:t xml:space="preserve">In an alternate configuration, the system contains multiple LLMs, each of which is pretrained on specific application, </w:t>
      </w:r>
      <w:proofErr w:type="gramStart"/>
      <w:r>
        <w:t>context</w:t>
      </w:r>
      <w:proofErr w:type="gramEnd"/>
      <w:r>
        <w:t xml:space="preserve"> or agency domains.</w:t>
      </w:r>
      <w:r w:rsidR="5CAC763B">
        <w:t xml:space="preserve"> In this configuration, the context subsystem is responsible for selecting the appropriate LLM</w:t>
      </w:r>
      <w:ins w:id="474" w:author="Carl Hagmann" w:date="2023-04-11T15:51:00Z">
        <w:r w:rsidR="1CFB6603">
          <w:t>(s)</w:t>
        </w:r>
      </w:ins>
      <w:r w:rsidR="5CAC763B">
        <w:t xml:space="preserve"> for the </w:t>
      </w:r>
      <w:r w:rsidR="1DD8E2FD">
        <w:t>current estimated user context.</w:t>
      </w:r>
      <w:ins w:id="475" w:author="Carl Hagmann" w:date="2023-04-11T20:37:00Z">
        <w:r w:rsidR="7D467675">
          <w:t xml:space="preserve"> </w:t>
        </w:r>
      </w:ins>
      <w:ins w:id="476" w:author="Carl Hagmann" w:date="2023-04-11T20:38:00Z">
        <w:r w:rsidR="7D467675">
          <w:t>In some embodim</w:t>
        </w:r>
        <w:r w:rsidR="1123F47E">
          <w:t xml:space="preserve">ents, </w:t>
        </w:r>
      </w:ins>
      <w:ins w:id="477" w:author="Carl Hagmann" w:date="2023-04-11T20:40:00Z">
        <w:r w:rsidR="2568787F">
          <w:fldChar w:fldCharType="begin"/>
        </w:r>
        <w:r w:rsidR="2568787F">
          <w:instrText xml:space="preserve">HYPERLINK "https://proceedings.mlr.press/v162/du22c/du22c.pdf" </w:instrText>
        </w:r>
        <w:r w:rsidR="2568787F">
          <w:fldChar w:fldCharType="separate"/>
        </w:r>
      </w:ins>
      <w:ins w:id="478" w:author="Carl Hagmann" w:date="2023-04-11T20:37:00Z">
        <w:r w:rsidR="7D467675">
          <w:t>mixture-of-</w:t>
        </w:r>
        <w:r w:rsidR="7D467675" w:rsidRPr="2F25857B">
          <w:rPr>
            <w:rStyle w:val="Hyperlink"/>
          </w:rPr>
          <w:t>expert</w:t>
        </w:r>
      </w:ins>
      <w:ins w:id="479" w:author="Carl Hagmann" w:date="2023-04-11T20:40:00Z">
        <w:r w:rsidR="2568787F">
          <w:fldChar w:fldCharType="end"/>
        </w:r>
      </w:ins>
      <w:ins w:id="480" w:author="Carl Hagmann" w:date="2023-04-11T20:37:00Z">
        <w:r w:rsidR="7D467675">
          <w:t xml:space="preserve">s </w:t>
        </w:r>
      </w:ins>
      <w:ins w:id="481" w:author="Carl Hagmann" w:date="2023-04-11T20:38:00Z">
        <w:r w:rsidR="60696AF4">
          <w:t xml:space="preserve">models </w:t>
        </w:r>
      </w:ins>
      <w:ins w:id="482" w:author="Carl Hagmann" w:date="2023-04-11T20:40:00Z">
        <w:r w:rsidR="3FD6AEA0">
          <w:t xml:space="preserve">like </w:t>
        </w:r>
        <w:r w:rsidR="2568787F">
          <w:fldChar w:fldCharType="begin"/>
        </w:r>
        <w:r w:rsidR="2568787F">
          <w:instrText xml:space="preserve">HYPERLINK "https://proceedings.mlr.press/v162/du22c/du22c.pdf" </w:instrText>
        </w:r>
        <w:r w:rsidR="2568787F">
          <w:fldChar w:fldCharType="separate"/>
        </w:r>
        <w:proofErr w:type="spellStart"/>
        <w:r w:rsidR="3FD6AEA0" w:rsidRPr="2F25857B">
          <w:rPr>
            <w:rStyle w:val="Hyperlink"/>
          </w:rPr>
          <w:t>GLaM</w:t>
        </w:r>
        <w:proofErr w:type="spellEnd"/>
        <w:r w:rsidR="2568787F">
          <w:fldChar w:fldCharType="end"/>
        </w:r>
        <w:r w:rsidR="3FD6AEA0">
          <w:t xml:space="preserve"> </w:t>
        </w:r>
      </w:ins>
      <w:ins w:id="483" w:author="Carl Hagmann" w:date="2023-04-11T20:42:00Z">
        <w:r w:rsidR="7480270F">
          <w:t xml:space="preserve">can be </w:t>
        </w:r>
      </w:ins>
      <w:ins w:id="484" w:author="Carl Hagmann" w:date="2023-04-11T20:43:00Z">
        <w:r w:rsidR="76CEC460">
          <w:t>used for this. In some embodiments</w:t>
        </w:r>
      </w:ins>
      <w:ins w:id="485" w:author="Carl Hagmann" w:date="2023-04-11T20:44:00Z">
        <w:r w:rsidR="66E63EA0">
          <w:t>,</w:t>
        </w:r>
      </w:ins>
      <w:ins w:id="486" w:author="Carl Hagmann" w:date="2023-04-11T20:43:00Z">
        <w:r w:rsidR="76CEC460">
          <w:t xml:space="preserve"> models can be </w:t>
        </w:r>
      </w:ins>
      <w:ins w:id="487" w:author="Carl Hagmann" w:date="2023-04-11T20:38:00Z">
        <w:r w:rsidR="7D467675">
          <w:t>fine-tun</w:t>
        </w:r>
        <w:r w:rsidR="4428DDA4">
          <w:t xml:space="preserve">ed </w:t>
        </w:r>
      </w:ins>
      <w:ins w:id="488" w:author="Carl Hagmann" w:date="2023-04-11T20:42:00Z">
        <w:r w:rsidR="5AD88958">
          <w:t xml:space="preserve">by </w:t>
        </w:r>
      </w:ins>
      <w:ins w:id="489" w:author="Carl Hagmann" w:date="2023-04-11T20:38:00Z">
        <w:r w:rsidR="4428DDA4">
          <w:t>the user</w:t>
        </w:r>
      </w:ins>
      <w:ins w:id="490" w:author="Carl Hagmann" w:date="2023-04-11T20:42:00Z">
        <w:r w:rsidR="2666D1E9">
          <w:t>.</w:t>
        </w:r>
      </w:ins>
      <w:ins w:id="491" w:author="Carl Hagmann" w:date="2023-04-11T20:44:00Z">
        <w:r w:rsidR="56F0CAD0">
          <w:t xml:space="preserve"> For example, the user could provide </w:t>
        </w:r>
      </w:ins>
      <w:ins w:id="492" w:author="Carl Hagmann" w:date="2023-04-11T21:05:00Z">
        <w:r w:rsidR="7849C4F0">
          <w:t xml:space="preserve">an LLM classifier model </w:t>
        </w:r>
      </w:ins>
      <w:ins w:id="493" w:author="Carl Hagmann" w:date="2023-04-11T20:44:00Z">
        <w:r w:rsidR="56F0CAD0">
          <w:t xml:space="preserve">with </w:t>
        </w:r>
      </w:ins>
      <w:ins w:id="494" w:author="Carl Hagmann" w:date="2023-04-11T21:05:00Z">
        <w:r w:rsidR="46C1C66A">
          <w:t>exemplars of classes</w:t>
        </w:r>
      </w:ins>
      <w:ins w:id="495" w:author="Carl Hagmann" w:date="2023-04-11T21:06:00Z">
        <w:r w:rsidR="34FFC891">
          <w:t xml:space="preserve"> either by speaking or writing them, and through </w:t>
        </w:r>
      </w:ins>
      <w:ins w:id="496" w:author="Carl Hagmann" w:date="2023-04-11T21:08:00Z">
        <w:r w:rsidR="2568787F">
          <w:fldChar w:fldCharType="begin"/>
        </w:r>
        <w:r w:rsidR="2568787F">
          <w:instrText xml:space="preserve">HYPERLINK "https://arxiv.org/abs/2209.01390" </w:instrText>
        </w:r>
        <w:r w:rsidR="2568787F">
          <w:fldChar w:fldCharType="separate"/>
        </w:r>
        <w:r w:rsidR="34FFC891">
          <w:t>few-shot</w:t>
        </w:r>
        <w:r w:rsidR="46C1C66A">
          <w:t xml:space="preserve"> </w:t>
        </w:r>
        <w:r w:rsidR="57A2AE91" w:rsidRPr="2F25857B">
          <w:rPr>
            <w:rStyle w:val="Hyperlink"/>
          </w:rPr>
          <w:t>learning</w:t>
        </w:r>
        <w:r w:rsidR="2568787F">
          <w:fldChar w:fldCharType="end"/>
        </w:r>
      </w:ins>
      <w:ins w:id="497" w:author="Carl Hagmann" w:date="2023-04-11T21:06:00Z">
        <w:r w:rsidR="57A2AE91">
          <w:t xml:space="preserve">, the model can improve accuracy. </w:t>
        </w:r>
      </w:ins>
    </w:p>
    <w:p w14:paraId="7447E490" w14:textId="77777777" w:rsidR="00584038" w:rsidRDefault="00584038" w:rsidP="002817AF">
      <w:pPr>
        <w:rPr>
          <w:ins w:id="498" w:author="Chris Ullrich" w:date="2023-04-16T19:46:00Z"/>
        </w:rPr>
      </w:pPr>
    </w:p>
    <w:p w14:paraId="70F64C6C" w14:textId="77777777" w:rsidR="003902D8" w:rsidRDefault="003902D8" w:rsidP="002817AF"/>
    <w:p w14:paraId="4C5D1A3A" w14:textId="640E036A" w:rsidR="00D01F5E" w:rsidRDefault="00925D7C" w:rsidP="002817AF">
      <w:pPr>
        <w:rPr>
          <w:ins w:id="499" w:author="Chris Ullrich" w:date="2023-04-16T19:50:00Z"/>
        </w:rPr>
      </w:pPr>
      <w:r>
        <w:t>In one embodiment, the</w:t>
      </w:r>
      <w:ins w:id="500" w:author="Chris Ullrich" w:date="2023-04-16T19:46:00Z">
        <w:r w:rsidR="00584038">
          <w:t xml:space="preserve"> selected user agency process</w:t>
        </w:r>
      </w:ins>
      <w:del w:id="501" w:author="Chris Ullrich" w:date="2023-04-16T19:46:00Z">
        <w:r w:rsidDel="00584038">
          <w:delText xml:space="preserve"> endpoint</w:delText>
        </w:r>
      </w:del>
      <w:r>
        <w:t xml:space="preserve"> is </w:t>
      </w:r>
      <w:r w:rsidR="00317FC9">
        <w:t xml:space="preserve">a speech synthesis system capable of </w:t>
      </w:r>
      <w:ins w:id="502" w:author="Chris Ullrich" w:date="2023-04-16T19:46:00Z">
        <w:r w:rsidR="00584038">
          <w:t xml:space="preserve">synthesizing </w:t>
        </w:r>
      </w:ins>
      <w:del w:id="503" w:author="Chris Ullrich" w:date="2023-04-16T19:47:00Z">
        <w:r w:rsidR="00317FC9" w:rsidDel="00584038">
          <w:delText xml:space="preserve">rendering the output </w:delText>
        </w:r>
      </w:del>
      <w:ins w:id="504" w:author="Chris Ullrich" w:date="2023-04-16T19:47:00Z">
        <w:r w:rsidR="00584038">
          <w:t xml:space="preserve">token sequence </w:t>
        </w:r>
      </w:ins>
      <w:r w:rsidR="00317FC9">
        <w:t xml:space="preserve">as spoken </w:t>
      </w:r>
      <w:r w:rsidR="000329B2">
        <w:t>language</w:t>
      </w:r>
      <w:ins w:id="505" w:author="Chris Ullrich" w:date="2023-04-16T19:47:00Z">
        <w:r w:rsidR="00584038">
          <w:t xml:space="preserve"> in the form of a digital audio signal</w:t>
        </w:r>
      </w:ins>
      <w:r w:rsidR="000329B2">
        <w:t xml:space="preserve">. In another embodiment, the endpoint is a </w:t>
      </w:r>
      <w:r w:rsidR="00963718">
        <w:t>text composition interface associated with a communication application such as email, social media</w:t>
      </w:r>
      <w:r w:rsidR="00FA6849">
        <w:t xml:space="preserve">, chat, etc. In a further embodiment, the </w:t>
      </w:r>
      <w:r w:rsidR="002D5B4D">
        <w:t>output is a multimodal artifact such as a video</w:t>
      </w:r>
      <w:r w:rsidR="00D07F1D">
        <w:t xml:space="preserve"> with text, a robot command sequence, etc.</w:t>
      </w:r>
      <w:r w:rsidR="0056503F">
        <w:t xml:space="preserve"> In another embodiment, the </w:t>
      </w:r>
      <w:r w:rsidR="002F39DC">
        <w:t>output can be dynamic alteration of a user’s interface, ac</w:t>
      </w:r>
      <w:r w:rsidR="00BC3AAC">
        <w:t xml:space="preserve">cess method, or complexity of interaction </w:t>
      </w:r>
      <w:r w:rsidR="002F39DC">
        <w:t xml:space="preserve">to maximize </w:t>
      </w:r>
      <w:r w:rsidR="00BC3AAC">
        <w:t>utility in context</w:t>
      </w:r>
      <w:r w:rsidR="002F39DC">
        <w:t>.</w:t>
      </w:r>
      <w:r w:rsidR="00143BC1">
        <w:t xml:space="preserve"> </w:t>
      </w:r>
      <w:r w:rsidR="00226FD4">
        <w:t xml:space="preserve">In another, the system’s output could be constrained to </w:t>
      </w:r>
      <w:r w:rsidR="002519F1">
        <w:t>a subset of domain-</w:t>
      </w:r>
      <w:r w:rsidR="00D653D8">
        <w:t xml:space="preserve">relevant utterances </w:t>
      </w:r>
      <w:r w:rsidR="00C117B1">
        <w:t xml:space="preserve">for applications such as employment, industry, or </w:t>
      </w:r>
      <w:r w:rsidR="004A08AA">
        <w:t>medical care.</w:t>
      </w:r>
    </w:p>
    <w:p w14:paraId="01386AE8" w14:textId="77777777" w:rsidR="002C315E" w:rsidRDefault="002C315E" w:rsidP="002817AF">
      <w:pPr>
        <w:rPr>
          <w:ins w:id="506" w:author="Chris Ullrich" w:date="2023-04-16T19:50:00Z"/>
        </w:rPr>
      </w:pPr>
    </w:p>
    <w:p w14:paraId="57AB755E" w14:textId="718A45F2" w:rsidR="008830DE" w:rsidRDefault="008830DE" w:rsidP="002817AF">
      <w:pPr>
        <w:rPr>
          <w:ins w:id="507" w:author="Chris Ullrich" w:date="2023-04-13T16:14:00Z"/>
        </w:rPr>
      </w:pPr>
      <w:ins w:id="508" w:author="Chris Ullrich" w:date="2023-04-16T19:50:00Z">
        <w:r>
          <w:t>In some embodiments, the output is additionally encoded using an encoder framework</w:t>
        </w:r>
        <w:r w:rsidR="00E370A7">
          <w:t xml:space="preserve"> such as an autoencoder. In this system, the output o</w:t>
        </w:r>
      </w:ins>
      <w:ins w:id="509" w:author="Chris Ullrich" w:date="2023-04-16T19:51:00Z">
        <w:r w:rsidR="00E370A7">
          <w:t xml:space="preserve">f the encoder framework may </w:t>
        </w:r>
        <w:r w:rsidR="00A66041">
          <w:t xml:space="preserve">be a </w:t>
        </w:r>
        <w:r w:rsidR="00593273">
          <w:t>sequence of control commands to control a robotic system such as a p</w:t>
        </w:r>
      </w:ins>
      <w:ins w:id="510" w:author="Chris Ullrich" w:date="2023-04-16T19:52:00Z">
        <w:r w:rsidR="00593273">
          <w:t>owered wheelchair, prosthetic or powered exoskeleton.</w:t>
        </w:r>
        <w:r w:rsidR="00AF08B4">
          <w:t xml:space="preserve"> In one version of this embodiment, the prompt inclu</w:t>
        </w:r>
      </w:ins>
      <w:ins w:id="511" w:author="Chris Ullrich" w:date="2023-04-16T19:53:00Z">
        <w:r w:rsidR="00AF08B4">
          <w:t>de</w:t>
        </w:r>
        <w:r w:rsidR="008C2747">
          <w:t xml:space="preserve">s either </w:t>
        </w:r>
        <w:proofErr w:type="spellStart"/>
        <w:r w:rsidR="008C2747">
          <w:t>biosignals</w:t>
        </w:r>
        <w:proofErr w:type="spellEnd"/>
        <w:r w:rsidR="008C2747">
          <w:t xml:space="preserve"> or user input tokens which represent the user’s desired </w:t>
        </w:r>
        <w:proofErr w:type="gramStart"/>
        <w:r w:rsidR="008C2747">
          <w:t>configuration</w:t>
        </w:r>
        <w:proofErr w:type="gramEnd"/>
        <w:r w:rsidR="008C2747">
          <w:t xml:space="preserve"> and the language output </w:t>
        </w:r>
        <w:r w:rsidR="00060B57">
          <w:t xml:space="preserve">includes detailed steps that a robotic controller can digest, once encoded. </w:t>
        </w:r>
      </w:ins>
      <w:ins w:id="512" w:author="Chris Ullrich" w:date="2023-04-16T19:54:00Z">
        <w:r w:rsidR="00060B57">
          <w:t>In this embodiment, the user may express a desire to move from location A to location B and the combination of the LLM and the robot controller will generate an optimal path as well as a detailed control commands for individual actuators. In a further embodimen</w:t>
        </w:r>
      </w:ins>
      <w:ins w:id="513" w:author="Chris Ullrich" w:date="2023-04-16T19:55:00Z">
        <w:r w:rsidR="00060B57">
          <w:t>t, the LLM may generate a novel control program which is encoded by parsing or compiling for the target robot control platform.</w:t>
        </w:r>
      </w:ins>
      <w:ins w:id="514" w:author="Chris Ullrich" w:date="2023-04-18T13:26:00Z">
        <w:r w:rsidR="00C04AB2">
          <w:t xml:space="preserve"> </w:t>
        </w:r>
      </w:ins>
    </w:p>
    <w:p w14:paraId="3A120B00" w14:textId="77777777" w:rsidR="00636CB6" w:rsidRDefault="00636CB6" w:rsidP="002817AF">
      <w:pPr>
        <w:rPr>
          <w:ins w:id="515" w:author="Chris Ullrich" w:date="2023-04-16T19:47:00Z"/>
        </w:rPr>
      </w:pPr>
    </w:p>
    <w:p w14:paraId="5F938135" w14:textId="550D54CC" w:rsidR="00584038" w:rsidRDefault="00584038" w:rsidP="002817AF">
      <w:pPr>
        <w:rPr>
          <w:ins w:id="516" w:author="Chris Ullrich" w:date="2023-04-16T19:48:00Z"/>
        </w:rPr>
      </w:pPr>
      <w:ins w:id="517" w:author="Chris Ullrich" w:date="2023-04-16T19:47:00Z">
        <w:r>
          <w:t>In general, the system can be viewed as a kind of application framework that uses the Context/</w:t>
        </w:r>
        <w:proofErr w:type="spellStart"/>
        <w:r>
          <w:t>BioSignals</w:t>
        </w:r>
        <w:proofErr w:type="spellEnd"/>
        <w:r>
          <w:t xml:space="preserve"> and User</w:t>
        </w:r>
      </w:ins>
      <w:ins w:id="518" w:author="Chris Ullrich" w:date="2023-04-16T19:48:00Z">
        <w:r>
          <w:t xml:space="preserve"> </w:t>
        </w:r>
      </w:ins>
      <w:ins w:id="519" w:author="Chris Ullrich" w:date="2023-04-16T19:55:00Z">
        <w:r w:rsidR="00A82F40">
          <w:t>I</w:t>
        </w:r>
      </w:ins>
      <w:ins w:id="520" w:author="Chris Ullrich" w:date="2023-04-16T19:48:00Z">
        <w:r>
          <w:t xml:space="preserve">nput </w:t>
        </w:r>
      </w:ins>
      <w:ins w:id="521" w:author="Chris Ullrich" w:date="2023-04-16T19:55:00Z">
        <w:r w:rsidR="00A82F40">
          <w:t>P</w:t>
        </w:r>
      </w:ins>
      <w:ins w:id="522" w:author="Chris Ullrich" w:date="2023-04-16T19:48:00Z">
        <w:r>
          <w:t xml:space="preserve">rompt sequences to </w:t>
        </w:r>
        <w:r w:rsidR="00431FC3">
          <w:t>facilitate interaction with a</w:t>
        </w:r>
        <w:r w:rsidR="00E36938">
          <w:t>n application</w:t>
        </w:r>
        <w:r w:rsidR="00A92F39">
          <w:t xml:space="preserve"> much like a user would use their finger to interact with a mobile phone application running on a mobile phone operating system.</w:t>
        </w:r>
      </w:ins>
      <w:ins w:id="523" w:author="Chris Ullrich" w:date="2023-04-16T19:56:00Z">
        <w:r w:rsidR="00734EF4">
          <w:t xml:space="preserve"> Unlike a touchscreen or mouse/keyboard interface, this system incorporates real time user inputs </w:t>
        </w:r>
        <w:r w:rsidR="009D56BB">
          <w:t>along with an articulated description of their p</w:t>
        </w:r>
      </w:ins>
      <w:ins w:id="524" w:author="Chris Ullrich" w:date="2023-04-16T19:57:00Z">
        <w:r w:rsidR="009D56BB">
          <w:t>hysical context and historical context to facilitate extremely efficient interactions to enable user agency.</w:t>
        </w:r>
      </w:ins>
      <w:ins w:id="525" w:author="Chris Ullrich" w:date="2023-04-16T19:48:00Z">
        <w:r w:rsidR="00A92F39">
          <w:t xml:space="preserve"> </w:t>
        </w:r>
      </w:ins>
    </w:p>
    <w:p w14:paraId="5F3C788D" w14:textId="77777777" w:rsidR="00636CB6" w:rsidRDefault="00636CB6" w:rsidP="002817AF"/>
    <w:p w14:paraId="2264F1FF" w14:textId="77777777" w:rsidR="009D56BB" w:rsidRDefault="009D56BB">
      <w:pPr>
        <w:rPr>
          <w:ins w:id="526" w:author="Chris Ullrich" w:date="2023-04-16T19:58:00Z"/>
          <w:rFonts w:asciiTheme="majorHAnsi" w:eastAsiaTheme="majorEastAsia" w:hAnsiTheme="majorHAnsi" w:cstheme="majorBidi"/>
          <w:color w:val="2F5496" w:themeColor="accent1" w:themeShade="BF"/>
          <w:sz w:val="26"/>
          <w:szCs w:val="26"/>
        </w:rPr>
      </w:pPr>
      <w:ins w:id="527" w:author="Chris Ullrich" w:date="2023-04-16T19:58:00Z">
        <w:r>
          <w:br w:type="page"/>
        </w:r>
      </w:ins>
    </w:p>
    <w:p w14:paraId="391ECC51" w14:textId="0F0087C3" w:rsidR="00D07F1D" w:rsidRDefault="009D56BB" w:rsidP="009D56BB">
      <w:pPr>
        <w:pStyle w:val="Heading2"/>
        <w:pPrChange w:id="528" w:author="Chris Ullrich" w:date="2023-04-16T19:57:00Z">
          <w:pPr/>
        </w:pPrChange>
      </w:pPr>
      <w:ins w:id="529" w:author="Chris Ullrich" w:date="2023-04-16T19:58:00Z">
        <w:r>
          <w:t>O</w:t>
        </w:r>
      </w:ins>
      <w:ins w:id="530" w:author="Chris Ullrich" w:date="2023-04-16T19:57:00Z">
        <w:r>
          <w:t>ther exemplary Embodiments</w:t>
        </w:r>
      </w:ins>
    </w:p>
    <w:p w14:paraId="146745F1" w14:textId="71D8DA4B" w:rsidR="009F51A0" w:rsidRDefault="71D17D5E" w:rsidP="48E654E2">
      <w:pPr>
        <w:rPr>
          <w:ins w:id="531" w:author="Chris Ullrich" w:date="2023-04-16T19:58:00Z"/>
        </w:rPr>
      </w:pPr>
      <w:del w:id="532" w:author="Chris Ullrich" w:date="2023-04-16T19:57:00Z">
        <w:r w:rsidRPr="48E654E2" w:rsidDel="009D56BB">
          <w:delText xml:space="preserve">Other </w:delText>
        </w:r>
        <w:r w:rsidR="11AFE0F3" w:rsidRPr="48E654E2" w:rsidDel="009D56BB">
          <w:delText xml:space="preserve">exemplary </w:delText>
        </w:r>
        <w:r w:rsidRPr="48E654E2" w:rsidDel="009D56BB">
          <w:delText>embodiments</w:delText>
        </w:r>
        <w:r w:rsidR="2383E2F1" w:rsidRPr="48E654E2" w:rsidDel="009D56BB">
          <w:delText xml:space="preserve"> include</w:delText>
        </w:r>
        <w:r w:rsidRPr="48E654E2" w:rsidDel="009D56BB">
          <w:delText>:</w:delText>
        </w:r>
      </w:del>
      <w:r w:rsidR="001477E0" w:rsidDel="009D56BB">
        <w:br/>
      </w:r>
      <w:r w:rsidR="001477E0" w:rsidDel="009D56BB">
        <w:br/>
      </w:r>
      <w:del w:id="533" w:author="Carl Hagmann" w:date="2023-04-17T20:20:00Z">
        <w:r w:rsidR="0DBE9554" w:rsidRPr="48E654E2">
          <w:delText>In one embodiment, a</w:delText>
        </w:r>
      </w:del>
      <w:ins w:id="534" w:author="Carl Hagmann" w:date="2023-04-17T20:20:00Z">
        <w:r w:rsidR="06B70FA2">
          <w:t>A</w:t>
        </w:r>
      </w:ins>
      <w:r w:rsidR="0DBE9554" w:rsidRPr="48E654E2">
        <w:t xml:space="preserve"> system and method for improving indoor navigation is provided. The system includes a biosensor subsystem that can sense physical signals, such as heart rate and respiratory rate, and a context subsystem that infers the user's intent by utilizing contextual information such as lidar positioning and indoor map data. The system further includes a pre-trained natural language model that can utilize the set of tokens to provide personalized indoor navigation instructions and alerts to the user.</w:t>
      </w:r>
      <w:ins w:id="535" w:author="Chris Ullrich" w:date="2023-04-13T13:24:00Z">
        <w:r w:rsidR="00F1464B">
          <w:t xml:space="preserve"> </w:t>
        </w:r>
      </w:ins>
      <w:ins w:id="536" w:author="Chris Ullrich" w:date="2023-04-16T19:58:00Z">
        <w:r w:rsidR="009F51A0">
          <w:t xml:space="preserve">In this embodiment, the context subsystem may utilize a set of cameras mounted to a user’s </w:t>
        </w:r>
      </w:ins>
      <w:ins w:id="537" w:author="Chris Ullrich" w:date="2023-04-16T19:59:00Z">
        <w:r w:rsidR="009F51A0">
          <w:t xml:space="preserve">wheelchair to construct a </w:t>
        </w:r>
        <w:r w:rsidR="00BC7C8C">
          <w:t>token sequence corresponding to their visually available surroundings. The Background material may consist of floorplans or other information about routes or preferred access methods for the user’s indoor location.</w:t>
        </w:r>
      </w:ins>
      <w:ins w:id="538" w:author="Chris Ullrich" w:date="2023-04-16T20:00:00Z">
        <w:r w:rsidR="009C31EF">
          <w:t xml:space="preserve"> The </w:t>
        </w:r>
        <w:proofErr w:type="spellStart"/>
        <w:r w:rsidR="009C31EF">
          <w:t>biosignals</w:t>
        </w:r>
        <w:proofErr w:type="spellEnd"/>
        <w:r w:rsidR="009C31EF">
          <w:t xml:space="preserve"> subsystem may provide a go/no-go token to the system depending on the user’s estimated anxiety and/or their explicit attention to a </w:t>
        </w:r>
        <w:proofErr w:type="gramStart"/>
        <w:r w:rsidR="009C31EF">
          <w:t>visual stimuli</w:t>
        </w:r>
        <w:proofErr w:type="gramEnd"/>
        <w:r w:rsidR="009C31EF">
          <w:t>.</w:t>
        </w:r>
        <w:r w:rsidR="00DC6B53">
          <w:t xml:space="preserve"> The user input prompt may include </w:t>
        </w:r>
      </w:ins>
      <w:ins w:id="539" w:author="Chris Ullrich" w:date="2023-04-16T20:01:00Z">
        <w:r w:rsidR="00DC6B53">
          <w:t>a specific user directive such as ‘drive to nearest bathroom’.</w:t>
        </w:r>
      </w:ins>
    </w:p>
    <w:p w14:paraId="58A4DF82" w14:textId="77777777" w:rsidR="009F51A0" w:rsidRDefault="009F51A0" w:rsidP="48E654E2">
      <w:pPr>
        <w:rPr>
          <w:ins w:id="540" w:author="Chris Ullrich" w:date="2023-04-16T19:58:00Z"/>
        </w:rPr>
      </w:pPr>
    </w:p>
    <w:p w14:paraId="24ED6092" w14:textId="37BD3BB6" w:rsidR="001477E0" w:rsidDel="00DC6B53" w:rsidRDefault="001477E0" w:rsidP="48E654E2">
      <w:pPr>
        <w:rPr>
          <w:del w:id="541" w:author="Chris Ullrich" w:date="2023-04-16T20:01:00Z"/>
        </w:rPr>
      </w:pPr>
    </w:p>
    <w:p w14:paraId="5CDE99B7" w14:textId="1335574F" w:rsidR="0CF82C11" w:rsidDel="00DC6B53" w:rsidRDefault="0CF82C11" w:rsidP="0CF82C11">
      <w:pPr>
        <w:rPr>
          <w:del w:id="542" w:author="Chris Ullrich" w:date="2023-04-16T20:01:00Z"/>
        </w:rPr>
      </w:pPr>
    </w:p>
    <w:p w14:paraId="22FF6453" w14:textId="0EBEC4AF" w:rsidR="001477E0" w:rsidRPr="007E0A71" w:rsidRDefault="0DBE9554" w:rsidP="48E654E2">
      <w:pPr>
        <w:rPr>
          <w:rFonts w:ascii="Calibri" w:eastAsia="Calibri" w:hAnsi="Calibri" w:cs="Calibri"/>
        </w:rPr>
      </w:pPr>
      <w:del w:id="543" w:author="Carl Hagmann" w:date="2023-04-17T20:20:00Z">
        <w:r w:rsidRPr="007E0A71">
          <w:rPr>
            <w:rFonts w:ascii="Calibri" w:eastAsia="Calibri" w:hAnsi="Calibri" w:cs="Calibri"/>
          </w:rPr>
          <w:delText>In another embodiment, a</w:delText>
        </w:r>
      </w:del>
      <w:ins w:id="544" w:author="Carl Hagmann" w:date="2023-04-17T20:20:00Z">
        <w:r w:rsidR="6C2D4FD3" w:rsidRPr="0C217D7A">
          <w:rPr>
            <w:rFonts w:ascii="Calibri" w:eastAsia="Calibri" w:hAnsi="Calibri" w:cs="Calibri"/>
          </w:rPr>
          <w:t>A</w:t>
        </w:r>
      </w:ins>
      <w:r w:rsidRPr="007E0A71">
        <w:rPr>
          <w:rFonts w:ascii="Calibri" w:eastAsia="Calibri" w:hAnsi="Calibri" w:cs="Calibri"/>
        </w:rPr>
        <w:t xml:space="preserve"> system and method for controlling IoT devices with eye blinks is provided. The system includes a biosensor subsystem that can sense eye movements, and a context subsystem that infers the user's intent by utilizing contextual information such as blink patterns and device locations. The system further includes a pre-trained natural language model that can utilize the set of tokens to provide personalized device control and automation to the user.</w:t>
      </w:r>
      <w:ins w:id="545" w:author="Carl Hagmann" w:date="2023-04-17T17:30:00Z">
        <w:r w:rsidR="16001619" w:rsidRPr="603F1CD5">
          <w:rPr>
            <w:rFonts w:ascii="Calibri" w:eastAsia="Calibri" w:hAnsi="Calibri" w:cs="Calibri"/>
          </w:rPr>
          <w:t xml:space="preserve"> </w:t>
        </w:r>
        <w:r w:rsidR="16001619" w:rsidRPr="5B96EAA3">
          <w:rPr>
            <w:rFonts w:ascii="Calibri" w:eastAsia="Calibri" w:hAnsi="Calibri" w:cs="Calibri"/>
          </w:rPr>
          <w:t xml:space="preserve">In this </w:t>
        </w:r>
        <w:r w:rsidR="16001619" w:rsidRPr="2C6A206E">
          <w:rPr>
            <w:rFonts w:ascii="Calibri" w:eastAsia="Calibri" w:hAnsi="Calibri" w:cs="Calibri"/>
          </w:rPr>
          <w:t xml:space="preserve">embodiment, </w:t>
        </w:r>
        <w:r w:rsidR="16001619" w:rsidRPr="57B83892">
          <w:rPr>
            <w:rFonts w:ascii="Calibri" w:eastAsia="Calibri" w:hAnsi="Calibri" w:cs="Calibri"/>
          </w:rPr>
          <w:t xml:space="preserve">the context </w:t>
        </w:r>
        <w:r w:rsidR="16001619" w:rsidRPr="6FE0C44F">
          <w:rPr>
            <w:rFonts w:ascii="Calibri" w:eastAsia="Calibri" w:hAnsi="Calibri" w:cs="Calibri"/>
          </w:rPr>
          <w:t xml:space="preserve">subsystem may </w:t>
        </w:r>
        <w:r w:rsidR="16001619" w:rsidRPr="1D868F68">
          <w:rPr>
            <w:rFonts w:ascii="Calibri" w:eastAsia="Calibri" w:hAnsi="Calibri" w:cs="Calibri"/>
          </w:rPr>
          <w:t xml:space="preserve">utilize </w:t>
        </w:r>
      </w:ins>
      <w:ins w:id="546" w:author="Carl Hagmann" w:date="2023-04-17T17:31:00Z">
        <w:r w:rsidR="16001619" w:rsidRPr="736AA560">
          <w:rPr>
            <w:rFonts w:ascii="Calibri" w:eastAsia="Calibri" w:hAnsi="Calibri" w:cs="Calibri"/>
          </w:rPr>
          <w:t xml:space="preserve">Bluetooth </w:t>
        </w:r>
        <w:r w:rsidR="16001619" w:rsidRPr="5DA5DE65">
          <w:rPr>
            <w:rFonts w:ascii="Calibri" w:eastAsia="Calibri" w:hAnsi="Calibri" w:cs="Calibri"/>
          </w:rPr>
          <w:t xml:space="preserve">connectivity to sense local </w:t>
        </w:r>
      </w:ins>
      <w:ins w:id="547" w:author="Carl Hagmann" w:date="2023-04-17T17:32:00Z">
        <w:r w:rsidR="2502BC3C" w:rsidRPr="1A677F8B">
          <w:rPr>
            <w:rFonts w:ascii="Calibri" w:eastAsia="Calibri" w:hAnsi="Calibri" w:cs="Calibri"/>
          </w:rPr>
          <w:t xml:space="preserve">IoT </w:t>
        </w:r>
      </w:ins>
      <w:ins w:id="548" w:author="Carl Hagmann" w:date="2023-04-17T17:31:00Z">
        <w:r w:rsidR="16001619" w:rsidRPr="1A677F8B">
          <w:rPr>
            <w:rFonts w:ascii="Calibri" w:eastAsia="Calibri" w:hAnsi="Calibri" w:cs="Calibri"/>
          </w:rPr>
          <w:t>devic</w:t>
        </w:r>
        <w:r w:rsidR="7325AE71" w:rsidRPr="1A677F8B">
          <w:rPr>
            <w:rFonts w:ascii="Calibri" w:eastAsia="Calibri" w:hAnsi="Calibri" w:cs="Calibri"/>
          </w:rPr>
          <w:t>es</w:t>
        </w:r>
      </w:ins>
      <w:ins w:id="549" w:author="Carl Hagmann" w:date="2023-04-17T17:33:00Z">
        <w:r w:rsidR="0126B857" w:rsidRPr="322D02B4">
          <w:rPr>
            <w:rFonts w:ascii="Calibri" w:eastAsia="Calibri" w:hAnsi="Calibri" w:cs="Calibri"/>
          </w:rPr>
          <w:t>.</w:t>
        </w:r>
        <w:r w:rsidR="0126B857" w:rsidRPr="667F3D9F">
          <w:rPr>
            <w:rFonts w:ascii="Calibri" w:eastAsia="Calibri" w:hAnsi="Calibri" w:cs="Calibri"/>
          </w:rPr>
          <w:t xml:space="preserve"> </w:t>
        </w:r>
        <w:r w:rsidR="0126B857" w:rsidRPr="5287D2F6">
          <w:rPr>
            <w:rFonts w:ascii="Calibri" w:eastAsia="Calibri" w:hAnsi="Calibri" w:cs="Calibri"/>
          </w:rPr>
          <w:t xml:space="preserve">The </w:t>
        </w:r>
      </w:ins>
      <w:ins w:id="550" w:author="Carl Hagmann" w:date="2023-04-17T20:58:00Z">
        <w:r w:rsidR="48E36612" w:rsidRPr="5287D2F6">
          <w:rPr>
            <w:rFonts w:ascii="Calibri" w:eastAsia="Calibri" w:hAnsi="Calibri" w:cs="Calibri"/>
          </w:rPr>
          <w:t>b</w:t>
        </w:r>
      </w:ins>
      <w:ins w:id="551" w:author="Carl Hagmann" w:date="2023-04-17T17:33:00Z">
        <w:r w:rsidR="0126B857" w:rsidRPr="5287D2F6">
          <w:rPr>
            <w:rFonts w:ascii="Calibri" w:eastAsia="Calibri" w:hAnsi="Calibri" w:cs="Calibri"/>
          </w:rPr>
          <w:t>ackground</w:t>
        </w:r>
        <w:r w:rsidR="0126B857" w:rsidRPr="667F3D9F">
          <w:rPr>
            <w:rFonts w:ascii="Calibri" w:eastAsia="Calibri" w:hAnsi="Calibri" w:cs="Calibri"/>
          </w:rPr>
          <w:t xml:space="preserve"> </w:t>
        </w:r>
        <w:r w:rsidR="0126B857" w:rsidRPr="1C1A1A69">
          <w:rPr>
            <w:rFonts w:ascii="Calibri" w:eastAsia="Calibri" w:hAnsi="Calibri" w:cs="Calibri"/>
          </w:rPr>
          <w:t>material may</w:t>
        </w:r>
        <w:r w:rsidR="0126B857" w:rsidRPr="7F3616F5">
          <w:rPr>
            <w:rFonts w:ascii="Calibri" w:eastAsia="Calibri" w:hAnsi="Calibri" w:cs="Calibri"/>
          </w:rPr>
          <w:t xml:space="preserve"> consist of </w:t>
        </w:r>
        <w:r w:rsidR="0126B857" w:rsidRPr="625B949F">
          <w:rPr>
            <w:rFonts w:ascii="Calibri" w:eastAsia="Calibri" w:hAnsi="Calibri" w:cs="Calibri"/>
          </w:rPr>
          <w:t xml:space="preserve">previous commands </w:t>
        </w:r>
        <w:r w:rsidR="0126B857" w:rsidRPr="137FF0A2">
          <w:rPr>
            <w:rFonts w:ascii="Calibri" w:eastAsia="Calibri" w:hAnsi="Calibri" w:cs="Calibri"/>
          </w:rPr>
          <w:t xml:space="preserve">or </w:t>
        </w:r>
        <w:r w:rsidR="0126B857" w:rsidRPr="123DE874">
          <w:rPr>
            <w:rFonts w:ascii="Calibri" w:eastAsia="Calibri" w:hAnsi="Calibri" w:cs="Calibri"/>
          </w:rPr>
          <w:t>protocols</w:t>
        </w:r>
        <w:r w:rsidR="0126B857" w:rsidRPr="563BE982">
          <w:rPr>
            <w:rFonts w:ascii="Calibri" w:eastAsia="Calibri" w:hAnsi="Calibri" w:cs="Calibri"/>
          </w:rPr>
          <w:t xml:space="preserve">. </w:t>
        </w:r>
        <w:r w:rsidR="0126B857" w:rsidRPr="222C6B91">
          <w:rPr>
            <w:rFonts w:ascii="Calibri" w:eastAsia="Calibri" w:hAnsi="Calibri" w:cs="Calibri"/>
          </w:rPr>
          <w:t xml:space="preserve">The </w:t>
        </w:r>
        <w:proofErr w:type="spellStart"/>
        <w:r w:rsidR="0126B857" w:rsidRPr="222C6B91">
          <w:rPr>
            <w:rFonts w:ascii="Calibri" w:eastAsia="Calibri" w:hAnsi="Calibri" w:cs="Calibri"/>
          </w:rPr>
          <w:t>biosignals</w:t>
        </w:r>
        <w:proofErr w:type="spellEnd"/>
        <w:r w:rsidR="0126B857" w:rsidRPr="222C6B91">
          <w:rPr>
            <w:rFonts w:ascii="Calibri" w:eastAsia="Calibri" w:hAnsi="Calibri" w:cs="Calibri"/>
          </w:rPr>
          <w:t xml:space="preserve"> </w:t>
        </w:r>
        <w:r w:rsidR="0126B857" w:rsidRPr="4E6E13D7">
          <w:rPr>
            <w:rFonts w:ascii="Calibri" w:eastAsia="Calibri" w:hAnsi="Calibri" w:cs="Calibri"/>
          </w:rPr>
          <w:t xml:space="preserve">subsystem may </w:t>
        </w:r>
        <w:r w:rsidR="0126B857" w:rsidRPr="217DD25E">
          <w:rPr>
            <w:rFonts w:ascii="Calibri" w:eastAsia="Calibri" w:hAnsi="Calibri" w:cs="Calibri"/>
          </w:rPr>
          <w:t xml:space="preserve">provide </w:t>
        </w:r>
      </w:ins>
      <w:ins w:id="552" w:author="Carl Hagmann" w:date="2023-04-17T17:34:00Z">
        <w:r w:rsidR="0126B857" w:rsidRPr="691F0FAB">
          <w:rPr>
            <w:rFonts w:ascii="Calibri" w:eastAsia="Calibri" w:hAnsi="Calibri" w:cs="Calibri"/>
          </w:rPr>
          <w:t>tok</w:t>
        </w:r>
        <w:r w:rsidR="602F7D6C" w:rsidRPr="691F0FAB">
          <w:rPr>
            <w:rFonts w:ascii="Calibri" w:eastAsia="Calibri" w:hAnsi="Calibri" w:cs="Calibri"/>
          </w:rPr>
          <w:t xml:space="preserve">enized eye-blink </w:t>
        </w:r>
        <w:r w:rsidR="602F7D6C" w:rsidRPr="02ABBE3B">
          <w:rPr>
            <w:rFonts w:ascii="Calibri" w:eastAsia="Calibri" w:hAnsi="Calibri" w:cs="Calibri"/>
          </w:rPr>
          <w:t>data</w:t>
        </w:r>
        <w:r w:rsidR="602F7D6C" w:rsidRPr="67BF4C94">
          <w:rPr>
            <w:rFonts w:ascii="Calibri" w:eastAsia="Calibri" w:hAnsi="Calibri" w:cs="Calibri"/>
          </w:rPr>
          <w:t>.</w:t>
        </w:r>
        <w:r w:rsidR="602F7D6C" w:rsidRPr="7069E7E4">
          <w:rPr>
            <w:rFonts w:ascii="Calibri" w:eastAsia="Calibri" w:hAnsi="Calibri" w:cs="Calibri"/>
          </w:rPr>
          <w:t xml:space="preserve"> The user input </w:t>
        </w:r>
        <w:r w:rsidR="602F7D6C" w:rsidRPr="7AC02DA6">
          <w:rPr>
            <w:rFonts w:ascii="Calibri" w:eastAsia="Calibri" w:hAnsi="Calibri" w:cs="Calibri"/>
          </w:rPr>
          <w:t xml:space="preserve">prompt </w:t>
        </w:r>
        <w:r w:rsidR="602F7D6C" w:rsidRPr="6E549B2E">
          <w:rPr>
            <w:rFonts w:ascii="Calibri" w:eastAsia="Calibri" w:hAnsi="Calibri" w:cs="Calibri"/>
          </w:rPr>
          <w:t>may</w:t>
        </w:r>
        <w:r w:rsidR="602F7D6C" w:rsidRPr="3874C776">
          <w:rPr>
            <w:rFonts w:ascii="Calibri" w:eastAsia="Calibri" w:hAnsi="Calibri" w:cs="Calibri"/>
          </w:rPr>
          <w:t xml:space="preserve"> include </w:t>
        </w:r>
        <w:r w:rsidR="602F7D6C" w:rsidRPr="1D6119CA">
          <w:rPr>
            <w:rFonts w:ascii="Calibri" w:eastAsia="Calibri" w:hAnsi="Calibri" w:cs="Calibri"/>
          </w:rPr>
          <w:t xml:space="preserve">specific IoT </w:t>
        </w:r>
        <w:r w:rsidR="602F7D6C" w:rsidRPr="257AD6D0">
          <w:rPr>
            <w:rFonts w:ascii="Calibri" w:eastAsia="Calibri" w:hAnsi="Calibri" w:cs="Calibri"/>
          </w:rPr>
          <w:t>commands</w:t>
        </w:r>
        <w:r w:rsidR="602F7D6C" w:rsidRPr="16B500B3">
          <w:rPr>
            <w:rFonts w:ascii="Calibri" w:eastAsia="Calibri" w:hAnsi="Calibri" w:cs="Calibri"/>
          </w:rPr>
          <w:t xml:space="preserve"> or </w:t>
        </w:r>
        <w:r w:rsidR="602F7D6C" w:rsidRPr="22DE2CED">
          <w:rPr>
            <w:rFonts w:ascii="Calibri" w:eastAsia="Calibri" w:hAnsi="Calibri" w:cs="Calibri"/>
          </w:rPr>
          <w:t>partial commands.</w:t>
        </w:r>
      </w:ins>
    </w:p>
    <w:p w14:paraId="40411778" w14:textId="2317DC30" w:rsidR="001477E0" w:rsidRPr="007E0A71" w:rsidRDefault="001477E0" w:rsidP="48E654E2"/>
    <w:p w14:paraId="0E59B113" w14:textId="49D34B10" w:rsidR="4D36570F" w:rsidRDefault="4D36570F" w:rsidP="02C438F5">
      <w:pPr>
        <w:rPr>
          <w:del w:id="553" w:author="Carl Hagmann" w:date="2023-04-17T19:08:00Z"/>
          <w:rFonts w:ascii="Calibri" w:eastAsia="Calibri" w:hAnsi="Calibri" w:cs="Calibri"/>
        </w:rPr>
      </w:pPr>
      <w:del w:id="554" w:author="Carl Hagmann" w:date="2023-04-17T20:20:00Z">
        <w:r w:rsidRPr="02C438F5">
          <w:rPr>
            <w:rFonts w:ascii="Calibri" w:eastAsia="Calibri" w:hAnsi="Calibri" w:cs="Calibri"/>
          </w:rPr>
          <w:delText>In another embodiment, a</w:delText>
        </w:r>
      </w:del>
      <w:ins w:id="555" w:author="Carl Hagmann" w:date="2023-04-17T20:20:00Z">
        <w:r w:rsidR="7E597959" w:rsidRPr="5DCCBC3F">
          <w:rPr>
            <w:rFonts w:ascii="Calibri" w:eastAsia="Calibri" w:hAnsi="Calibri" w:cs="Calibri"/>
          </w:rPr>
          <w:t>A</w:t>
        </w:r>
      </w:ins>
      <w:r w:rsidRPr="02C438F5">
        <w:rPr>
          <w:rFonts w:ascii="Calibri" w:eastAsia="Calibri" w:hAnsi="Calibri" w:cs="Calibri"/>
        </w:rPr>
        <w:t xml:space="preserve"> system and method for identifying conversation participants in a crowded environment is provided. The system includes a Bluetooth antenna that can detect other devices in </w:t>
      </w:r>
      <w:proofErr w:type="gramStart"/>
      <w:r w:rsidRPr="02C438F5">
        <w:rPr>
          <w:rFonts w:ascii="Calibri" w:eastAsia="Calibri" w:hAnsi="Calibri" w:cs="Calibri"/>
        </w:rPr>
        <w:t>close proximity</w:t>
      </w:r>
      <w:proofErr w:type="gramEnd"/>
      <w:r w:rsidRPr="02C438F5">
        <w:rPr>
          <w:rFonts w:ascii="Calibri" w:eastAsia="Calibri" w:hAnsi="Calibri" w:cs="Calibri"/>
        </w:rPr>
        <w:t>, and a context subsystem that infers the user's intent by utilizing contextual information such as speech patterns and device identities. The system further includes a pre-trained natural language model that can utilize the set of tokens to provide personalized conversation management and social interaction support to the user.</w:t>
      </w:r>
      <w:ins w:id="556" w:author="Carl Hagmann" w:date="2023-04-17T19:07:00Z">
        <w:r w:rsidR="177F95FB" w:rsidRPr="02C438F5">
          <w:rPr>
            <w:rFonts w:ascii="Calibri" w:eastAsia="Calibri" w:hAnsi="Calibri" w:cs="Calibri"/>
          </w:rPr>
          <w:t xml:space="preserve"> </w:t>
        </w:r>
        <w:r w:rsidR="177F95FB" w:rsidRPr="724BC7F9">
          <w:rPr>
            <w:rFonts w:ascii="Calibri" w:eastAsia="Calibri" w:hAnsi="Calibri" w:cs="Calibri"/>
          </w:rPr>
          <w:t xml:space="preserve">In this embodiment, the context subsystem may utilize Bluetooth connectivity to sense local IoT devices. </w:t>
        </w:r>
        <w:r w:rsidR="177F95FB" w:rsidRPr="499840B7">
          <w:rPr>
            <w:rFonts w:ascii="Calibri" w:eastAsia="Calibri" w:hAnsi="Calibri" w:cs="Calibri"/>
          </w:rPr>
          <w:t xml:space="preserve">The </w:t>
        </w:r>
      </w:ins>
      <w:ins w:id="557" w:author="Carl Hagmann" w:date="2023-04-17T20:58:00Z">
        <w:r w:rsidR="3231456D" w:rsidRPr="499840B7">
          <w:rPr>
            <w:rFonts w:ascii="Calibri" w:eastAsia="Calibri" w:hAnsi="Calibri" w:cs="Calibri"/>
          </w:rPr>
          <w:t>b</w:t>
        </w:r>
      </w:ins>
      <w:ins w:id="558" w:author="Carl Hagmann" w:date="2023-04-17T19:07:00Z">
        <w:r w:rsidR="177F95FB" w:rsidRPr="499840B7">
          <w:rPr>
            <w:rFonts w:ascii="Calibri" w:eastAsia="Calibri" w:hAnsi="Calibri" w:cs="Calibri"/>
          </w:rPr>
          <w:t>ackground</w:t>
        </w:r>
        <w:r w:rsidR="177F95FB" w:rsidRPr="724BC7F9">
          <w:rPr>
            <w:rFonts w:ascii="Calibri" w:eastAsia="Calibri" w:hAnsi="Calibri" w:cs="Calibri"/>
          </w:rPr>
          <w:t xml:space="preserve"> material may consist of previous </w:t>
        </w:r>
        <w:r w:rsidR="177F95FB" w:rsidRPr="64ECA55F">
          <w:rPr>
            <w:rFonts w:ascii="Calibri" w:eastAsia="Calibri" w:hAnsi="Calibri" w:cs="Calibri"/>
          </w:rPr>
          <w:t>conversations or d</w:t>
        </w:r>
      </w:ins>
      <w:ins w:id="559" w:author="Carl Hagmann" w:date="2023-04-17T19:08:00Z">
        <w:r w:rsidR="177F95FB" w:rsidRPr="64ECA55F">
          <w:rPr>
            <w:rFonts w:ascii="Calibri" w:eastAsia="Calibri" w:hAnsi="Calibri" w:cs="Calibri"/>
          </w:rPr>
          <w:t>etail about conversation</w:t>
        </w:r>
        <w:r w:rsidR="177F95FB" w:rsidRPr="3F190FAD">
          <w:rPr>
            <w:rFonts w:ascii="Calibri" w:eastAsia="Calibri" w:hAnsi="Calibri" w:cs="Calibri"/>
          </w:rPr>
          <w:t xml:space="preserve"> participants</w:t>
        </w:r>
      </w:ins>
      <w:ins w:id="560" w:author="Carl Hagmann" w:date="2023-04-17T19:07:00Z">
        <w:r w:rsidR="177F95FB" w:rsidRPr="3F190FAD">
          <w:rPr>
            <w:rFonts w:ascii="Calibri" w:eastAsia="Calibri" w:hAnsi="Calibri" w:cs="Calibri"/>
          </w:rPr>
          <w:t>.</w:t>
        </w:r>
        <w:r w:rsidR="177F95FB" w:rsidRPr="724BC7F9">
          <w:rPr>
            <w:rFonts w:ascii="Calibri" w:eastAsia="Calibri" w:hAnsi="Calibri" w:cs="Calibri"/>
          </w:rPr>
          <w:t xml:space="preserve"> The </w:t>
        </w:r>
        <w:proofErr w:type="spellStart"/>
        <w:r w:rsidR="177F95FB" w:rsidRPr="724BC7F9">
          <w:rPr>
            <w:rFonts w:ascii="Calibri" w:eastAsia="Calibri" w:hAnsi="Calibri" w:cs="Calibri"/>
          </w:rPr>
          <w:t>biosignals</w:t>
        </w:r>
        <w:proofErr w:type="spellEnd"/>
        <w:r w:rsidR="177F95FB" w:rsidRPr="724BC7F9">
          <w:rPr>
            <w:rFonts w:ascii="Calibri" w:eastAsia="Calibri" w:hAnsi="Calibri" w:cs="Calibri"/>
          </w:rPr>
          <w:t xml:space="preserve"> subsystem may provide tokenized </w:t>
        </w:r>
      </w:ins>
      <w:ins w:id="561" w:author="Carl Hagmann" w:date="2023-04-17T19:09:00Z">
        <w:r w:rsidR="19E17DEA" w:rsidRPr="2DEBAC8B">
          <w:rPr>
            <w:rFonts w:ascii="Calibri" w:eastAsia="Calibri" w:hAnsi="Calibri" w:cs="Calibri"/>
          </w:rPr>
          <w:t>fatigue/emotion data</w:t>
        </w:r>
      </w:ins>
      <w:ins w:id="562" w:author="Carl Hagmann" w:date="2023-04-17T19:07:00Z">
        <w:r w:rsidR="177F95FB" w:rsidRPr="2DEBAC8B">
          <w:rPr>
            <w:rFonts w:ascii="Calibri" w:eastAsia="Calibri" w:hAnsi="Calibri" w:cs="Calibri"/>
          </w:rPr>
          <w:t>.</w:t>
        </w:r>
        <w:r w:rsidR="177F95FB" w:rsidRPr="724BC7F9">
          <w:rPr>
            <w:rFonts w:ascii="Calibri" w:eastAsia="Calibri" w:hAnsi="Calibri" w:cs="Calibri"/>
          </w:rPr>
          <w:t xml:space="preserve"> The user input prompt may include </w:t>
        </w:r>
      </w:ins>
      <w:ins w:id="563" w:author="Carl Hagmann" w:date="2023-04-17T19:08:00Z">
        <w:r w:rsidR="177F95FB" w:rsidRPr="3DEA09B9">
          <w:rPr>
            <w:rFonts w:ascii="Calibri" w:eastAsia="Calibri" w:hAnsi="Calibri" w:cs="Calibri"/>
          </w:rPr>
          <w:t xml:space="preserve">keywords or phrases </w:t>
        </w:r>
        <w:r w:rsidR="177F95FB" w:rsidRPr="4A10A542">
          <w:rPr>
            <w:rFonts w:ascii="Calibri" w:eastAsia="Calibri" w:hAnsi="Calibri" w:cs="Calibri"/>
          </w:rPr>
          <w:t>related to des</w:t>
        </w:r>
        <w:r w:rsidR="79170095" w:rsidRPr="4A10A542">
          <w:rPr>
            <w:rFonts w:ascii="Calibri" w:eastAsia="Calibri" w:hAnsi="Calibri" w:cs="Calibri"/>
          </w:rPr>
          <w:t xml:space="preserve">ired </w:t>
        </w:r>
        <w:r w:rsidR="79170095" w:rsidRPr="1692059B">
          <w:rPr>
            <w:rFonts w:ascii="Calibri" w:eastAsia="Calibri" w:hAnsi="Calibri" w:cs="Calibri"/>
          </w:rPr>
          <w:t xml:space="preserve">speech </w:t>
        </w:r>
        <w:proofErr w:type="spellStart"/>
        <w:r w:rsidR="79170095" w:rsidRPr="1692059B">
          <w:rPr>
            <w:rFonts w:ascii="Calibri" w:eastAsia="Calibri" w:hAnsi="Calibri" w:cs="Calibri"/>
          </w:rPr>
          <w:t>output.</w:t>
        </w:r>
      </w:ins>
    </w:p>
    <w:p w14:paraId="7B8BC54F" w14:textId="2A4F70BA" w:rsidR="001477E0" w:rsidRPr="007E0A71" w:rsidRDefault="001477E0" w:rsidP="48E654E2">
      <w:pPr>
        <w:rPr>
          <w:del w:id="564" w:author="Carl Hagmann" w:date="2023-04-17T19:08:00Z"/>
        </w:rPr>
      </w:pPr>
    </w:p>
    <w:p w14:paraId="5A0074F7" w14:textId="657E839B" w:rsidR="001477E0" w:rsidRDefault="0DBE9554" w:rsidP="1706164D">
      <w:pPr>
        <w:rPr>
          <w:rFonts w:ascii="Calibri" w:eastAsia="Calibri" w:hAnsi="Calibri" w:cs="Calibri"/>
        </w:rPr>
      </w:pPr>
      <w:del w:id="565" w:author="Carl Hagmann" w:date="2023-04-17T20:20:00Z">
        <w:r w:rsidRPr="1706164D">
          <w:delText xml:space="preserve">In another embodiment, </w:delText>
        </w:r>
      </w:del>
      <w:ins w:id="566" w:author="Carl Hagmann" w:date="2023-04-17T20:20:00Z">
        <w:r w:rsidR="3AFB22EF">
          <w:t>A</w:t>
        </w:r>
      </w:ins>
      <w:proofErr w:type="spellEnd"/>
      <w:del w:id="567" w:author="Carl Hagmann" w:date="2023-04-17T20:20:00Z">
        <w:r w:rsidRPr="1706164D">
          <w:delText>a</w:delText>
        </w:r>
      </w:del>
      <w:r w:rsidRPr="1706164D">
        <w:t xml:space="preserve"> system and method for incorporating personal multimedia artifacts into the LLM corpus is provided. The system includes a media ingestion module that can import personal multimedia artifacts, such as photos and videos, into the LLM corpus, and a context subsystem that infers the user's intent by utilizing contextual information such as artifact metadata and user preferences</w:t>
      </w:r>
      <w:ins w:id="568" w:author="Carl Hagmann" w:date="2023-04-17T20:59:00Z">
        <w:r w:rsidR="4299BF9B">
          <w:t>, which constitute background data</w:t>
        </w:r>
      </w:ins>
      <w:r w:rsidR="4D36570F">
        <w:t>.</w:t>
      </w:r>
      <w:r w:rsidRPr="1706164D">
        <w:t xml:space="preserve"> The system further includes a pre-trained natural language model that can utilize the set of tokens to provide personalized multimedia content generation and sharing to the user.</w:t>
      </w:r>
      <w:ins w:id="569" w:author="Carl Hagmann" w:date="2023-04-17T19:09:00Z">
        <w:r w:rsidR="374D1D1D" w:rsidRPr="004A412E">
          <w:rPr>
            <w:rFonts w:ascii="Calibri" w:eastAsia="Calibri" w:hAnsi="Calibri" w:cs="Calibri"/>
          </w:rPr>
          <w:t xml:space="preserve"> </w:t>
        </w:r>
        <w:r w:rsidR="374D1D1D" w:rsidRPr="3BDE6463">
          <w:rPr>
            <w:rFonts w:ascii="Calibri" w:eastAsia="Calibri" w:hAnsi="Calibri" w:cs="Calibri"/>
          </w:rPr>
          <w:t xml:space="preserve">In this embodiment, </w:t>
        </w:r>
      </w:ins>
      <w:ins w:id="570" w:author="Carl Hagmann" w:date="2023-04-17T20:13:00Z">
        <w:r w:rsidR="327B13A7" w:rsidRPr="3BDE6463">
          <w:rPr>
            <w:rFonts w:ascii="Calibri" w:eastAsia="Calibri" w:hAnsi="Calibri" w:cs="Calibri"/>
          </w:rPr>
          <w:t>t</w:t>
        </w:r>
      </w:ins>
      <w:ins w:id="571" w:author="Carl Hagmann" w:date="2023-04-17T19:09:00Z">
        <w:r w:rsidR="374D1D1D" w:rsidRPr="3BDE6463">
          <w:rPr>
            <w:rFonts w:ascii="Calibri" w:eastAsia="Calibri" w:hAnsi="Calibri" w:cs="Calibri"/>
          </w:rPr>
          <w:t>he</w:t>
        </w:r>
        <w:r w:rsidR="374D1D1D" w:rsidRPr="004A412E">
          <w:rPr>
            <w:rFonts w:ascii="Calibri" w:eastAsia="Calibri" w:hAnsi="Calibri" w:cs="Calibri"/>
          </w:rPr>
          <w:t xml:space="preserve"> </w:t>
        </w:r>
        <w:proofErr w:type="spellStart"/>
        <w:r w:rsidR="374D1D1D" w:rsidRPr="004A412E">
          <w:rPr>
            <w:rFonts w:ascii="Calibri" w:eastAsia="Calibri" w:hAnsi="Calibri" w:cs="Calibri"/>
          </w:rPr>
          <w:t>biosignals</w:t>
        </w:r>
        <w:proofErr w:type="spellEnd"/>
        <w:r w:rsidR="374D1D1D" w:rsidRPr="004A412E">
          <w:rPr>
            <w:rFonts w:ascii="Calibri" w:eastAsia="Calibri" w:hAnsi="Calibri" w:cs="Calibri"/>
          </w:rPr>
          <w:t xml:space="preserve"> subsystem may provide tokenized </w:t>
        </w:r>
      </w:ins>
      <w:ins w:id="572" w:author="Carl Hagmann" w:date="2023-04-17T20:19:00Z">
        <w:r w:rsidR="631E781D" w:rsidRPr="22ADDBE7">
          <w:rPr>
            <w:rFonts w:ascii="Calibri" w:eastAsia="Calibri" w:hAnsi="Calibri" w:cs="Calibri"/>
          </w:rPr>
          <w:t xml:space="preserve">spatial attention and </w:t>
        </w:r>
      </w:ins>
      <w:ins w:id="573" w:author="Carl Hagmann" w:date="2023-04-17T20:14:00Z">
        <w:r w:rsidR="3DC7181B" w:rsidRPr="22ADDBE7">
          <w:rPr>
            <w:rFonts w:ascii="Calibri" w:eastAsia="Calibri" w:hAnsi="Calibri" w:cs="Calibri"/>
          </w:rPr>
          <w:t>emotion data</w:t>
        </w:r>
      </w:ins>
      <w:ins w:id="574" w:author="Carl Hagmann" w:date="2023-04-17T19:09:00Z">
        <w:r w:rsidR="374D1D1D" w:rsidRPr="22ADDBE7">
          <w:rPr>
            <w:rFonts w:ascii="Calibri" w:eastAsia="Calibri" w:hAnsi="Calibri" w:cs="Calibri"/>
          </w:rPr>
          <w:t>.</w:t>
        </w:r>
        <w:r w:rsidR="374D1D1D" w:rsidRPr="004A412E">
          <w:rPr>
            <w:rFonts w:ascii="Calibri" w:eastAsia="Calibri" w:hAnsi="Calibri" w:cs="Calibri"/>
          </w:rPr>
          <w:t xml:space="preserve"> The user input prompt may include </w:t>
        </w:r>
      </w:ins>
      <w:ins w:id="575" w:author="Carl Hagmann" w:date="2023-04-17T20:15:00Z">
        <w:r w:rsidR="62537811" w:rsidRPr="66573EC6">
          <w:rPr>
            <w:rFonts w:ascii="Calibri" w:eastAsia="Calibri" w:hAnsi="Calibri" w:cs="Calibri"/>
          </w:rPr>
          <w:t xml:space="preserve">names of files and objects in user’s </w:t>
        </w:r>
        <w:r w:rsidR="62537811" w:rsidRPr="73E48DD2">
          <w:rPr>
            <w:rFonts w:ascii="Calibri" w:eastAsia="Calibri" w:hAnsi="Calibri" w:cs="Calibri"/>
          </w:rPr>
          <w:t xml:space="preserve">multimedia </w:t>
        </w:r>
        <w:r w:rsidR="62537811" w:rsidRPr="6D3874BB">
          <w:rPr>
            <w:rFonts w:ascii="Calibri" w:eastAsia="Calibri" w:hAnsi="Calibri" w:cs="Calibri"/>
          </w:rPr>
          <w:t>artifact</w:t>
        </w:r>
        <w:r w:rsidR="62537811" w:rsidRPr="73E48DD2">
          <w:rPr>
            <w:rFonts w:ascii="Calibri" w:eastAsia="Calibri" w:hAnsi="Calibri" w:cs="Calibri"/>
          </w:rPr>
          <w:t xml:space="preserve"> collection</w:t>
        </w:r>
        <w:r w:rsidR="62537811" w:rsidRPr="5C7B0CD1">
          <w:rPr>
            <w:rFonts w:ascii="Calibri" w:eastAsia="Calibri" w:hAnsi="Calibri" w:cs="Calibri"/>
          </w:rPr>
          <w:t xml:space="preserve">, </w:t>
        </w:r>
      </w:ins>
      <w:ins w:id="576" w:author="Carl Hagmann" w:date="2023-04-17T20:16:00Z">
        <w:r w:rsidR="62537811" w:rsidRPr="5C7B0CD1">
          <w:rPr>
            <w:rFonts w:ascii="Calibri" w:eastAsia="Calibri" w:hAnsi="Calibri" w:cs="Calibri"/>
          </w:rPr>
          <w:t xml:space="preserve">as well as commands for </w:t>
        </w:r>
        <w:r w:rsidR="52D343F3" w:rsidRPr="436F627B">
          <w:rPr>
            <w:rFonts w:ascii="Calibri" w:eastAsia="Calibri" w:hAnsi="Calibri" w:cs="Calibri"/>
          </w:rPr>
          <w:t xml:space="preserve">fine-tuning </w:t>
        </w:r>
        <w:r w:rsidR="52D343F3" w:rsidRPr="500230F9">
          <w:rPr>
            <w:rFonts w:ascii="Calibri" w:eastAsia="Calibri" w:hAnsi="Calibri" w:cs="Calibri"/>
          </w:rPr>
          <w:t>models.</w:t>
        </w:r>
      </w:ins>
    </w:p>
    <w:p w14:paraId="7307977E" w14:textId="38641A6E" w:rsidR="001477E0" w:rsidDel="009D56BB" w:rsidRDefault="001477E0" w:rsidP="1A789569">
      <w:pPr>
        <w:rPr>
          <w:del w:id="577" w:author="Chris Ullrich" w:date="2023-04-16T19:58:00Z"/>
        </w:rPr>
      </w:pPr>
    </w:p>
    <w:p w14:paraId="2B9AB80E" w14:textId="1403037B" w:rsidR="6837DAA2" w:rsidRDefault="6837DAA2" w:rsidP="6837DAA2"/>
    <w:p w14:paraId="0B8DD3A2" w14:textId="6814819F" w:rsidR="4438F6CD" w:rsidRDefault="4438F6CD" w:rsidP="6837DAA2">
      <w:r w:rsidRPr="6837DAA2">
        <w:t>An AR communication app that predicts</w:t>
      </w:r>
      <w:ins w:id="578" w:author="Chris Ullrich" w:date="2023-04-20T10:24:00Z">
        <w:r w:rsidR="00F37647">
          <w:t xml:space="preserve"> or estimates</w:t>
        </w:r>
      </w:ins>
      <w:r w:rsidRPr="6837DAA2">
        <w:t xml:space="preserve"> emotions based on facial expressions, body language, and </w:t>
      </w:r>
      <w:proofErr w:type="spellStart"/>
      <w:r w:rsidRPr="6837DAA2">
        <w:t>biosignals</w:t>
      </w:r>
      <w:proofErr w:type="spellEnd"/>
      <w:r w:rsidRPr="6837DAA2">
        <w:t>, enhancing communication for individuals with social communication difficulties</w:t>
      </w:r>
      <w:ins w:id="579" w:author="Carl Hagmann" w:date="2023-04-17T20:20:00Z">
        <w:r w:rsidR="26EAC0BE">
          <w:t xml:space="preserve"> is provided</w:t>
        </w:r>
      </w:ins>
      <w:r w:rsidR="0690F1F5">
        <w:t>.</w:t>
      </w:r>
      <w:r w:rsidRPr="6837DAA2">
        <w:t xml:space="preserve"> In this embodiment, the </w:t>
      </w:r>
      <w:del w:id="580" w:author="Carl Hagmann" w:date="2023-04-17T20:21:00Z">
        <w:r w:rsidRPr="6837DAA2">
          <w:delText>AR communication app</w:delText>
        </w:r>
      </w:del>
      <w:ins w:id="581" w:author="Carl Hagmann" w:date="2023-04-17T20:21:00Z">
        <w:r w:rsidR="3047AAA8">
          <w:t>context subsystem</w:t>
        </w:r>
      </w:ins>
      <w:r w:rsidRPr="6837DAA2">
        <w:t xml:space="preserve"> utilizes phone sensor data, </w:t>
      </w:r>
      <w:proofErr w:type="spellStart"/>
      <w:r w:rsidRPr="6837DAA2">
        <w:t>biosignals</w:t>
      </w:r>
      <w:proofErr w:type="spellEnd"/>
      <w:r w:rsidRPr="6837DAA2">
        <w:t>, and machine learning algorithms to detect the user's emotions and provide real-time feedback on their conversation partner's emotional state.</w:t>
      </w:r>
      <w:r w:rsidR="53E85609" w:rsidRPr="6EDB0A14">
        <w:t xml:space="preserve"> </w:t>
      </w:r>
      <w:r w:rsidRPr="6837DAA2">
        <w:t xml:space="preserve">The app is valuable in contexts where individuals with social communication difficulties require additional support in understanding their conversation partner's feelings. </w:t>
      </w:r>
      <w:ins w:id="582" w:author="Carl Hagmann" w:date="2023-04-17T20:59:00Z">
        <w:r w:rsidR="5719236F">
          <w:t>The background material may include</w:t>
        </w:r>
      </w:ins>
      <w:ins w:id="583" w:author="Carl Hagmann" w:date="2023-04-17T21:00:00Z">
        <w:r w:rsidR="5719236F">
          <w:t xml:space="preserve"> data about</w:t>
        </w:r>
      </w:ins>
      <w:ins w:id="584" w:author="Carl Hagmann" w:date="2023-04-17T20:59:00Z">
        <w:r w:rsidR="5719236F">
          <w:t xml:space="preserve"> previous interactions with </w:t>
        </w:r>
      </w:ins>
      <w:ins w:id="585" w:author="Carl Hagmann" w:date="2023-04-17T21:00:00Z">
        <w:r w:rsidR="5719236F">
          <w:t>conversation partners.</w:t>
        </w:r>
      </w:ins>
      <w:ins w:id="586" w:author="Carl Hagmann" w:date="2023-04-17T20:59:00Z">
        <w:r w:rsidR="5719236F">
          <w:t xml:space="preserve"> </w:t>
        </w:r>
      </w:ins>
      <w:r w:rsidR="0690F1F5">
        <w:t>The</w:t>
      </w:r>
      <w:r w:rsidRPr="6837DAA2">
        <w:t xml:space="preserve"> system can provide personalized feedback to the user, helping them to adjust their communication style to better connect with others.</w:t>
      </w:r>
      <w:ins w:id="587" w:author="Chris Ullrich" w:date="2023-04-20T10:24:00Z">
        <w:r w:rsidR="008D5E6B">
          <w:t xml:space="preserve"> In one embodiment, the output of the language model i</w:t>
        </w:r>
      </w:ins>
      <w:ins w:id="588" w:author="Chris Ullrich" w:date="2023-04-20T10:25:00Z">
        <w:r w:rsidR="008D5E6B">
          <w:t xml:space="preserve">s a </w:t>
        </w:r>
        <w:r w:rsidR="0070715B">
          <w:t>set of suggestions that are rendered into private audio for the user. In other embodiment, the output is visually rendered into a heads-up display</w:t>
        </w:r>
        <w:r w:rsidR="00A15928">
          <w:t xml:space="preserve">. In yet another embodiment, the output is rendered into </w:t>
        </w:r>
        <w:proofErr w:type="gramStart"/>
        <w:r w:rsidR="00A15928">
          <w:t>a multimodal feedback</w:t>
        </w:r>
      </w:ins>
      <w:proofErr w:type="gramEnd"/>
      <w:ins w:id="589" w:author="Chris Ullrich" w:date="2023-04-20T10:26:00Z">
        <w:r w:rsidR="00A15928">
          <w:t xml:space="preserve"> that expresses </w:t>
        </w:r>
        <w:r w:rsidR="00A0562E">
          <w:t>an affect grid coordinate to the user using a mixture of output modalities (e.g. valence is mapped to a</w:t>
        </w:r>
        <w:r w:rsidR="00096077">
          <w:t xml:space="preserve">n auditory pattern </w:t>
        </w:r>
        <w:r w:rsidR="00A0562E">
          <w:t xml:space="preserve">and </w:t>
        </w:r>
        <w:r w:rsidR="00096077">
          <w:t>arousal is mapped t</w:t>
        </w:r>
      </w:ins>
      <w:ins w:id="590" w:author="Chris Ullrich" w:date="2023-04-20T10:27:00Z">
        <w:r w:rsidR="00096077">
          <w:t>o a haptic pattern).</w:t>
        </w:r>
      </w:ins>
    </w:p>
    <w:p w14:paraId="4E71AEC7" w14:textId="498B0C6C" w:rsidR="6EDB0A14" w:rsidRDefault="6EDB0A14" w:rsidP="6EDB0A14"/>
    <w:p w14:paraId="52DFB7D1" w14:textId="2B7399F1" w:rsidR="4A41F04B" w:rsidRPr="007E0A71" w:rsidRDefault="4A41F04B" w:rsidP="6EDB0A14">
      <w:r w:rsidRPr="007E0A71">
        <w:rPr>
          <w:rFonts w:ascii="Calibri" w:eastAsia="Calibri" w:hAnsi="Calibri" w:cs="Calibri"/>
        </w:rPr>
        <w:t xml:space="preserve">A system and method </w:t>
      </w:r>
      <w:proofErr w:type="gramStart"/>
      <w:ins w:id="591" w:author="Carl Hagmann" w:date="2023-04-17T20:42:00Z">
        <w:r w:rsidR="42059577" w:rsidRPr="5A073190">
          <w:rPr>
            <w:rFonts w:ascii="Calibri" w:eastAsia="Calibri" w:hAnsi="Calibri" w:cs="Calibri"/>
          </w:rPr>
          <w:t>is</w:t>
        </w:r>
        <w:proofErr w:type="gramEnd"/>
        <w:r w:rsidR="42059577" w:rsidRPr="5A073190">
          <w:rPr>
            <w:rFonts w:ascii="Calibri" w:eastAsia="Calibri" w:hAnsi="Calibri" w:cs="Calibri"/>
          </w:rPr>
          <w:t xml:space="preserve"> </w:t>
        </w:r>
        <w:r w:rsidR="42059577" w:rsidRPr="78E2C6D0">
          <w:rPr>
            <w:rFonts w:ascii="Calibri" w:eastAsia="Calibri" w:hAnsi="Calibri" w:cs="Calibri"/>
          </w:rPr>
          <w:t xml:space="preserve">provided </w:t>
        </w:r>
      </w:ins>
      <w:r w:rsidR="7970025F" w:rsidRPr="78E2C6D0">
        <w:rPr>
          <w:rFonts w:ascii="Calibri" w:eastAsia="Calibri" w:hAnsi="Calibri" w:cs="Calibri"/>
        </w:rPr>
        <w:t>for</w:t>
      </w:r>
      <w:r w:rsidRPr="007E0A71">
        <w:rPr>
          <w:rFonts w:ascii="Calibri" w:eastAsia="Calibri" w:hAnsi="Calibri" w:cs="Calibri"/>
        </w:rPr>
        <w:t xml:space="preserve"> enhancing reading comprehension by detecting the user’s cognitive load through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and offering real-time explanations, definitions, or alternative phrasing for difficult content. In this embodiment, the system includes a biosensor subsystem capable of sensing at least one physical and/or mental signal, a context subsystem that infers the user's cognitive load utilizing </w:t>
      </w:r>
      <w:del w:id="592" w:author="Carl Hagmann" w:date="2023-04-17T21:03:00Z">
        <w:r w:rsidRPr="007E0A71">
          <w:rPr>
            <w:rFonts w:ascii="Calibri" w:eastAsia="Calibri" w:hAnsi="Calibri" w:cs="Calibri"/>
          </w:rPr>
          <w:delText>contextual information such as</w:delText>
        </w:r>
      </w:del>
      <w:ins w:id="593" w:author="Carl Hagmann" w:date="2023-04-17T21:03:00Z">
        <w:r w:rsidR="4004D219" w:rsidRPr="2CEDB13B">
          <w:rPr>
            <w:rFonts w:ascii="Calibri" w:eastAsia="Calibri" w:hAnsi="Calibri" w:cs="Calibri"/>
          </w:rPr>
          <w:t xml:space="preserve">as the </w:t>
        </w:r>
      </w:ins>
      <w:del w:id="594" w:author="Carl Hagmann" w:date="2023-04-17T21:03:00Z">
        <w:r w:rsidRPr="007E0A71">
          <w:rPr>
            <w:rFonts w:ascii="Calibri" w:eastAsia="Calibri" w:hAnsi="Calibri" w:cs="Calibri"/>
          </w:rPr>
          <w:delText xml:space="preserve"> </w:delText>
        </w:r>
      </w:del>
      <w:proofErr w:type="spellStart"/>
      <w:r w:rsidRPr="007E0A71">
        <w:rPr>
          <w:rFonts w:ascii="Calibri" w:eastAsia="Calibri" w:hAnsi="Calibri" w:cs="Calibri"/>
        </w:rPr>
        <w:t>biosignals</w:t>
      </w:r>
      <w:proofErr w:type="spellEnd"/>
      <w:ins w:id="595" w:author="Carl Hagmann" w:date="2023-04-17T21:03:00Z">
        <w:r w:rsidR="665416C9" w:rsidRPr="34944AE0">
          <w:rPr>
            <w:rFonts w:ascii="Calibri" w:eastAsia="Calibri" w:hAnsi="Calibri" w:cs="Calibri"/>
          </w:rPr>
          <w:t>,</w:t>
        </w:r>
        <w:r w:rsidRPr="007E0A71">
          <w:rPr>
            <w:rFonts w:ascii="Calibri" w:eastAsia="Calibri" w:hAnsi="Calibri" w:cs="Calibri"/>
          </w:rPr>
          <w:t xml:space="preserve"> </w:t>
        </w:r>
        <w:r w:rsidR="665416C9" w:rsidRPr="19ECD029">
          <w:rPr>
            <w:rFonts w:ascii="Calibri" w:eastAsia="Calibri" w:hAnsi="Calibri" w:cs="Calibri"/>
          </w:rPr>
          <w:t>time, location</w:t>
        </w:r>
        <w:r w:rsidR="665416C9" w:rsidRPr="0428092E">
          <w:rPr>
            <w:rFonts w:ascii="Calibri" w:eastAsia="Calibri" w:hAnsi="Calibri" w:cs="Calibri"/>
          </w:rPr>
          <w:t>,</w:t>
        </w:r>
      </w:ins>
      <w:r w:rsidR="7970025F" w:rsidRPr="19ECD029">
        <w:rPr>
          <w:rFonts w:ascii="Calibri" w:eastAsia="Calibri" w:hAnsi="Calibri" w:cs="Calibri"/>
        </w:rPr>
        <w:t xml:space="preserve"> </w:t>
      </w:r>
      <w:r w:rsidRPr="007E0A71">
        <w:rPr>
          <w:rFonts w:ascii="Calibri" w:eastAsia="Calibri" w:hAnsi="Calibri" w:cs="Calibri"/>
        </w:rPr>
        <w:t xml:space="preserve">and other </w:t>
      </w:r>
      <w:del w:id="596" w:author="Carl Hagmann" w:date="2023-04-17T21:03:00Z">
        <w:r w:rsidRPr="007E0A71">
          <w:rPr>
            <w:rFonts w:ascii="Calibri" w:eastAsia="Calibri" w:hAnsi="Calibri" w:cs="Calibri"/>
          </w:rPr>
          <w:delText xml:space="preserve">input </w:delText>
        </w:r>
      </w:del>
      <w:ins w:id="597" w:author="Carl Hagmann" w:date="2023-04-17T21:03:00Z">
        <w:r w:rsidR="2E8D2688" w:rsidRPr="2FDFC396">
          <w:rPr>
            <w:rFonts w:ascii="Calibri" w:eastAsia="Calibri" w:hAnsi="Calibri" w:cs="Calibri"/>
          </w:rPr>
          <w:t xml:space="preserve">contextual information </w:t>
        </w:r>
      </w:ins>
      <w:r w:rsidRPr="007E0A71">
        <w:rPr>
          <w:rFonts w:ascii="Calibri" w:eastAsia="Calibri" w:hAnsi="Calibri" w:cs="Calibri"/>
        </w:rPr>
        <w:t>processed into tokens, and a pre-trained natural language model that can utilize the set of tokens to provide real-time explanations, definitions, or alternative phrasing for difficult content.</w:t>
      </w:r>
      <w:ins w:id="598" w:author="Chris Ullrich" w:date="2023-04-20T10:27:00Z">
        <w:r w:rsidR="00096077">
          <w:rPr>
            <w:rFonts w:ascii="Calibri" w:eastAsia="Calibri" w:hAnsi="Calibri" w:cs="Calibri"/>
          </w:rPr>
          <w:t xml:space="preserve"> The </w:t>
        </w:r>
        <w:r w:rsidR="00E65384">
          <w:rPr>
            <w:rFonts w:ascii="Calibri" w:eastAsia="Calibri" w:hAnsi="Calibri" w:cs="Calibri"/>
          </w:rPr>
          <w:t xml:space="preserve">feedback can be communicated to the user via an audio means or a mixed reality visual display that overlays explanations </w:t>
        </w:r>
      </w:ins>
      <w:ins w:id="599" w:author="Chris Ullrich" w:date="2023-04-20T10:28:00Z">
        <w:r w:rsidR="00E65384">
          <w:rPr>
            <w:rFonts w:ascii="Calibri" w:eastAsia="Calibri" w:hAnsi="Calibri" w:cs="Calibri"/>
          </w:rPr>
          <w:t xml:space="preserve">or </w:t>
        </w:r>
        <w:r w:rsidR="00336679">
          <w:rPr>
            <w:rFonts w:ascii="Calibri" w:eastAsia="Calibri" w:hAnsi="Calibri" w:cs="Calibri"/>
          </w:rPr>
          <w:t xml:space="preserve">hyperlinks </w:t>
        </w:r>
      </w:ins>
      <w:ins w:id="600" w:author="Chris Ullrich" w:date="2023-04-20T10:27:00Z">
        <w:r w:rsidR="00E65384">
          <w:rPr>
            <w:rFonts w:ascii="Calibri" w:eastAsia="Calibri" w:hAnsi="Calibri" w:cs="Calibri"/>
          </w:rPr>
          <w:t xml:space="preserve">on the </w:t>
        </w:r>
      </w:ins>
      <w:ins w:id="601" w:author="Chris Ullrich" w:date="2023-04-20T10:28:00Z">
        <w:r w:rsidR="00E65384">
          <w:rPr>
            <w:rFonts w:ascii="Calibri" w:eastAsia="Calibri" w:hAnsi="Calibri" w:cs="Calibri"/>
          </w:rPr>
          <w:t>reading materials.</w:t>
        </w:r>
        <w:r w:rsidR="00D63564">
          <w:rPr>
            <w:rFonts w:ascii="Calibri" w:eastAsia="Calibri" w:hAnsi="Calibri" w:cs="Calibri"/>
          </w:rPr>
          <w:t xml:space="preserve"> In another embodiment, the feedback can communicate </w:t>
        </w:r>
        <w:r w:rsidR="00B85062">
          <w:rPr>
            <w:rFonts w:ascii="Calibri" w:eastAsia="Calibri" w:hAnsi="Calibri" w:cs="Calibri"/>
          </w:rPr>
          <w:t xml:space="preserve">the user’s mental state back to the user via a multimodal </w:t>
        </w:r>
      </w:ins>
      <w:ins w:id="602" w:author="Chris Ullrich" w:date="2023-04-20T10:29:00Z">
        <w:r w:rsidR="00B85062">
          <w:rPr>
            <w:rFonts w:ascii="Calibri" w:eastAsia="Calibri" w:hAnsi="Calibri" w:cs="Calibri"/>
          </w:rPr>
          <w:t>sensation</w:t>
        </w:r>
        <w:r w:rsidR="00D231B0">
          <w:rPr>
            <w:rFonts w:ascii="Calibri" w:eastAsia="Calibri" w:hAnsi="Calibri" w:cs="Calibri"/>
          </w:rPr>
          <w:t xml:space="preserve"> </w:t>
        </w:r>
        <w:proofErr w:type="gramStart"/>
        <w:r w:rsidR="00D231B0">
          <w:rPr>
            <w:rFonts w:ascii="Calibri" w:eastAsia="Calibri" w:hAnsi="Calibri" w:cs="Calibri"/>
          </w:rPr>
          <w:t>in order to</w:t>
        </w:r>
        <w:proofErr w:type="gramEnd"/>
        <w:r w:rsidR="00D231B0">
          <w:rPr>
            <w:rFonts w:ascii="Calibri" w:eastAsia="Calibri" w:hAnsi="Calibri" w:cs="Calibri"/>
          </w:rPr>
          <w:t xml:space="preserve"> enable conscious recognition of their mental state.</w:t>
        </w:r>
      </w:ins>
    </w:p>
    <w:p w14:paraId="77AEF81A" w14:textId="738E4140" w:rsidR="0CF82C11" w:rsidRDefault="0CF82C11" w:rsidP="0CF82C11">
      <w:pPr>
        <w:rPr>
          <w:rFonts w:ascii="Calibri" w:eastAsia="Calibri" w:hAnsi="Calibri" w:cs="Calibri"/>
          <w:color w:val="D1D5DB"/>
        </w:rPr>
      </w:pPr>
    </w:p>
    <w:p w14:paraId="17974FCD" w14:textId="51F502EB" w:rsidR="796591F1" w:rsidRPr="007E0A71" w:rsidRDefault="796591F1" w:rsidP="5710062B">
      <w:pPr>
        <w:rPr>
          <w:rFonts w:ascii="Calibri" w:eastAsia="Calibri" w:hAnsi="Calibri" w:cs="Calibri"/>
        </w:rPr>
      </w:pPr>
      <w:r w:rsidRPr="007E0A71">
        <w:rPr>
          <w:rFonts w:ascii="Calibri" w:eastAsia="Calibri" w:hAnsi="Calibri" w:cs="Calibri"/>
        </w:rPr>
        <w:t xml:space="preserve">A language processing system for autonomous vehicles that utilizes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to enhance safety and comfort for passengers. The system includes sensors that capture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such as heart rate and respiratory rate, as well as a language model that processes contextual data from the vehicle's surroundings and prompts from the passengers. The system provides real-time feedback to the vehicle's autonomous control system to adjust speed, route, and other factors to improve passenger safety and comfort.</w:t>
      </w:r>
      <w:ins w:id="603" w:author="Chris Ullrich" w:date="2023-04-20T10:29:00Z">
        <w:r w:rsidR="00D231B0">
          <w:rPr>
            <w:rFonts w:ascii="Calibri" w:eastAsia="Calibri" w:hAnsi="Calibri" w:cs="Calibri"/>
          </w:rPr>
          <w:t xml:space="preserve"> The output of the language model is converted into multimodal sensations through vehicle</w:t>
        </w:r>
        <w:r w:rsidR="00AB77E0">
          <w:rPr>
            <w:rFonts w:ascii="Calibri" w:eastAsia="Calibri" w:hAnsi="Calibri" w:cs="Calibri"/>
          </w:rPr>
          <w:t xml:space="preserve"> </w:t>
        </w:r>
      </w:ins>
      <w:ins w:id="604" w:author="Chris Ullrich" w:date="2023-04-20T10:30:00Z">
        <w:r w:rsidR="00AB77E0">
          <w:rPr>
            <w:rFonts w:ascii="Calibri" w:eastAsia="Calibri" w:hAnsi="Calibri" w:cs="Calibri"/>
          </w:rPr>
          <w:t>instruments</w:t>
        </w:r>
      </w:ins>
      <w:ins w:id="605" w:author="Chris Ullrich" w:date="2023-04-20T10:29:00Z">
        <w:r w:rsidR="00AB77E0">
          <w:rPr>
            <w:rFonts w:ascii="Calibri" w:eastAsia="Calibri" w:hAnsi="Calibri" w:cs="Calibri"/>
          </w:rPr>
          <w:t xml:space="preserve"> such</w:t>
        </w:r>
      </w:ins>
      <w:ins w:id="606" w:author="Chris Ullrich" w:date="2023-04-20T10:30:00Z">
        <w:r w:rsidR="00A67BB8">
          <w:rPr>
            <w:rFonts w:ascii="Calibri" w:eastAsia="Calibri" w:hAnsi="Calibri" w:cs="Calibri"/>
          </w:rPr>
          <w:t xml:space="preserve"> as the steering wheel, driver heads up display and/or over the in-vehicle audio system.</w:t>
        </w:r>
      </w:ins>
    </w:p>
    <w:p w14:paraId="7EE06E13" w14:textId="2B058C0E" w:rsidR="0CF82C11" w:rsidRPr="007E0A71" w:rsidRDefault="0CF82C11" w:rsidP="0CF82C11"/>
    <w:p w14:paraId="07DF7CE3" w14:textId="32782004" w:rsidR="796591F1" w:rsidRPr="007E0A71" w:rsidRDefault="796591F1" w:rsidP="24FF0A73">
      <w:pPr>
        <w:rPr>
          <w:rFonts w:ascii="Calibri" w:eastAsia="Calibri" w:hAnsi="Calibri" w:cs="Calibri"/>
        </w:rPr>
      </w:pPr>
      <w:r w:rsidRPr="007E0A71">
        <w:rPr>
          <w:rFonts w:ascii="Calibri" w:eastAsia="Calibri" w:hAnsi="Calibri" w:cs="Calibri"/>
        </w:rPr>
        <w:t xml:space="preserve">A language processing system for virtual e-commerce platforms that utilizes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to personalize shopping experiences for users. The system includes sensors that capture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such as heart rate variability and skin conductance, as well as a language model that processes contextual data from the user's browsing history and prompts from the user. The system provides real-time feedback and guidance to the user to improve their shopping experience, including personalized product recommendations and checkout optimization.</w:t>
      </w:r>
      <w:ins w:id="607" w:author="Chris Ullrich" w:date="2023-04-20T10:30:00Z">
        <w:r w:rsidR="00A67BB8">
          <w:rPr>
            <w:rFonts w:ascii="Calibri" w:eastAsia="Calibri" w:hAnsi="Calibri" w:cs="Calibri"/>
          </w:rPr>
          <w:t xml:space="preserve"> </w:t>
        </w:r>
      </w:ins>
      <w:ins w:id="608" w:author="Chris Ullrich" w:date="2023-04-20T10:31:00Z">
        <w:r w:rsidR="006E17CC">
          <w:rPr>
            <w:rFonts w:ascii="Calibri" w:eastAsia="Calibri" w:hAnsi="Calibri" w:cs="Calibri"/>
          </w:rPr>
          <w:t xml:space="preserve">The </w:t>
        </w:r>
        <w:r w:rsidR="008B3797">
          <w:rPr>
            <w:rFonts w:ascii="Calibri" w:eastAsia="Calibri" w:hAnsi="Calibri" w:cs="Calibri"/>
          </w:rPr>
          <w:t xml:space="preserve">personalized </w:t>
        </w:r>
      </w:ins>
      <w:ins w:id="609" w:author="Chris Ullrich" w:date="2023-04-20T10:30:00Z">
        <w:r w:rsidR="00A67BB8">
          <w:rPr>
            <w:rFonts w:ascii="Calibri" w:eastAsia="Calibri" w:hAnsi="Calibri" w:cs="Calibri"/>
          </w:rPr>
          <w:t xml:space="preserve">feedback </w:t>
        </w:r>
      </w:ins>
      <w:ins w:id="610" w:author="Chris Ullrich" w:date="2023-04-20T10:31:00Z">
        <w:r w:rsidR="008B3797">
          <w:rPr>
            <w:rFonts w:ascii="Calibri" w:eastAsia="Calibri" w:hAnsi="Calibri" w:cs="Calibri"/>
          </w:rPr>
          <w:t xml:space="preserve">generated by the LLM is converted into </w:t>
        </w:r>
      </w:ins>
      <w:ins w:id="611" w:author="Chris Ullrich" w:date="2023-04-20T10:30:00Z">
        <w:r w:rsidR="00A67BB8">
          <w:rPr>
            <w:rFonts w:ascii="Calibri" w:eastAsia="Calibri" w:hAnsi="Calibri" w:cs="Calibri"/>
          </w:rPr>
          <w:t xml:space="preserve">visual, </w:t>
        </w:r>
        <w:proofErr w:type="gramStart"/>
        <w:r w:rsidR="00A67BB8">
          <w:rPr>
            <w:rFonts w:ascii="Calibri" w:eastAsia="Calibri" w:hAnsi="Calibri" w:cs="Calibri"/>
          </w:rPr>
          <w:t>auditory</w:t>
        </w:r>
        <w:proofErr w:type="gramEnd"/>
        <w:r w:rsidR="00A67BB8">
          <w:rPr>
            <w:rFonts w:ascii="Calibri" w:eastAsia="Calibri" w:hAnsi="Calibri" w:cs="Calibri"/>
          </w:rPr>
          <w:t xml:space="preserve"> or haptic means</w:t>
        </w:r>
      </w:ins>
      <w:ins w:id="612" w:author="Chris Ullrich" w:date="2023-04-20T10:31:00Z">
        <w:r w:rsidR="008B3797">
          <w:rPr>
            <w:rFonts w:ascii="Calibri" w:eastAsia="Calibri" w:hAnsi="Calibri" w:cs="Calibri"/>
          </w:rPr>
          <w:t xml:space="preserve"> to be rendered to the user.</w:t>
        </w:r>
      </w:ins>
    </w:p>
    <w:p w14:paraId="79573D7F" w14:textId="61719CE4" w:rsidR="7F901FD1" w:rsidRPr="007E0A71" w:rsidRDefault="7F901FD1" w:rsidP="7F901FD1"/>
    <w:p w14:paraId="1E4F6681" w14:textId="142CFF65" w:rsidR="24FF0A73" w:rsidRPr="007E0A71" w:rsidRDefault="796591F1" w:rsidP="24FF0A73">
      <w:pPr>
        <w:rPr>
          <w:rFonts w:ascii="Calibri" w:eastAsia="Calibri" w:hAnsi="Calibri" w:cs="Calibri"/>
        </w:rPr>
      </w:pPr>
      <w:r w:rsidRPr="007E0A71">
        <w:rPr>
          <w:rFonts w:ascii="Calibri" w:eastAsia="Calibri" w:hAnsi="Calibri" w:cs="Calibri"/>
        </w:rPr>
        <w:t xml:space="preserve">An augmented reality (AR) system for travelers that utilizes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and language processing to enhance their travel </w:t>
      </w:r>
      <w:r w:rsidR="71318108" w:rsidRPr="2EFF0C7A">
        <w:rPr>
          <w:rFonts w:ascii="Calibri" w:eastAsia="Calibri" w:hAnsi="Calibri" w:cs="Calibri"/>
        </w:rPr>
        <w:t>experience</w:t>
      </w:r>
      <w:ins w:id="613" w:author="Carl Hagmann" w:date="2023-04-17T20:49:00Z">
        <w:r w:rsidR="7C02F8A9" w:rsidRPr="2EFF0C7A">
          <w:rPr>
            <w:rFonts w:ascii="Calibri" w:eastAsia="Calibri" w:hAnsi="Calibri" w:cs="Calibri"/>
          </w:rPr>
          <w:t xml:space="preserve"> is</w:t>
        </w:r>
        <w:r w:rsidR="7C02F8A9" w:rsidRPr="4D8EBA5F">
          <w:rPr>
            <w:rFonts w:ascii="Calibri" w:eastAsia="Calibri" w:hAnsi="Calibri" w:cs="Calibri"/>
          </w:rPr>
          <w:t xml:space="preserve"> </w:t>
        </w:r>
        <w:r w:rsidR="7C02F8A9" w:rsidRPr="37C9F364">
          <w:rPr>
            <w:rFonts w:ascii="Calibri" w:eastAsia="Calibri" w:hAnsi="Calibri" w:cs="Calibri"/>
          </w:rPr>
          <w:t>provided</w:t>
        </w:r>
        <w:r w:rsidR="7C02F8A9" w:rsidRPr="2EFF0C7A">
          <w:rPr>
            <w:rFonts w:ascii="Calibri" w:eastAsia="Calibri" w:hAnsi="Calibri" w:cs="Calibri"/>
          </w:rPr>
          <w:t>.</w:t>
        </w:r>
      </w:ins>
      <w:del w:id="614" w:author="Carl Hagmann" w:date="2023-04-17T20:49:00Z">
        <w:r w:rsidRPr="37C9F364" w:rsidDel="71318108">
          <w:rPr>
            <w:rFonts w:ascii="Calibri" w:eastAsia="Calibri" w:hAnsi="Calibri" w:cs="Calibri"/>
          </w:rPr>
          <w:delText>.</w:delText>
        </w:r>
      </w:del>
      <w:r w:rsidRPr="007E0A71">
        <w:rPr>
          <w:rFonts w:ascii="Calibri" w:eastAsia="Calibri" w:hAnsi="Calibri" w:cs="Calibri"/>
        </w:rPr>
        <w:t xml:space="preserve"> The system includes a wearable device that captures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such as heart rate and respiration rate, as well as a language model that processes contextual data from the user's surroundings and prompts from the user. The system automatically translates language between the user and their conversation partner(s) </w:t>
      </w:r>
      <w:proofErr w:type="gramStart"/>
      <w:r w:rsidRPr="007E0A71">
        <w:rPr>
          <w:rFonts w:ascii="Calibri" w:eastAsia="Calibri" w:hAnsi="Calibri" w:cs="Calibri"/>
        </w:rPr>
        <w:t>and also</w:t>
      </w:r>
      <w:proofErr w:type="gramEnd"/>
      <w:r w:rsidRPr="007E0A71">
        <w:rPr>
          <w:rFonts w:ascii="Calibri" w:eastAsia="Calibri" w:hAnsi="Calibri" w:cs="Calibri"/>
        </w:rPr>
        <w:t xml:space="preserve"> adapts it to their knowledge and state. The system provides real-time feedback and guidance to the user to improve their travel experience, including personalized recommendations for activities, dining, and accommodations. </w:t>
      </w:r>
      <w:ins w:id="615" w:author="Chris Ullrich" w:date="2023-04-20T10:33:00Z">
        <w:r w:rsidR="004C0B55">
          <w:rPr>
            <w:rFonts w:ascii="Calibri" w:eastAsia="Calibri" w:hAnsi="Calibri" w:cs="Calibri"/>
          </w:rPr>
          <w:t xml:space="preserve">Feedback can be </w:t>
        </w:r>
        <w:r w:rsidR="006545C7">
          <w:rPr>
            <w:rFonts w:ascii="Calibri" w:eastAsia="Calibri" w:hAnsi="Calibri" w:cs="Calibri"/>
          </w:rPr>
          <w:t xml:space="preserve">provided using </w:t>
        </w:r>
      </w:ins>
      <w:ins w:id="616" w:author="Chris Ullrich" w:date="2023-04-20T10:34:00Z">
        <w:r w:rsidR="00E15F96">
          <w:rPr>
            <w:rFonts w:ascii="Calibri" w:eastAsia="Calibri" w:hAnsi="Calibri" w:cs="Calibri"/>
          </w:rPr>
          <w:t xml:space="preserve">visual, </w:t>
        </w:r>
        <w:proofErr w:type="gramStart"/>
        <w:r w:rsidR="00E15F96">
          <w:rPr>
            <w:rFonts w:ascii="Calibri" w:eastAsia="Calibri" w:hAnsi="Calibri" w:cs="Calibri"/>
          </w:rPr>
          <w:t>auditory</w:t>
        </w:r>
        <w:proofErr w:type="gramEnd"/>
        <w:r w:rsidR="00E15F96">
          <w:rPr>
            <w:rFonts w:ascii="Calibri" w:eastAsia="Calibri" w:hAnsi="Calibri" w:cs="Calibri"/>
          </w:rPr>
          <w:t xml:space="preserve"> or haptic transformations of the LLM output.</w:t>
        </w:r>
      </w:ins>
    </w:p>
    <w:p w14:paraId="76B23B71" w14:textId="5CD3BB06" w:rsidR="24FF0A73" w:rsidRPr="007E0A71" w:rsidRDefault="24FF0A73" w:rsidP="24FF0A73"/>
    <w:p w14:paraId="41766671" w14:textId="5CD3BB06" w:rsidR="00CC3EDB" w:rsidRPr="007E0A71" w:rsidRDefault="74C1E047" w:rsidP="00CC3EDB">
      <w:pPr>
        <w:rPr>
          <w:ins w:id="617" w:author="Chris Ullrich" w:date="2023-04-20T10:34:00Z"/>
          <w:rFonts w:ascii="Calibri" w:eastAsia="Calibri" w:hAnsi="Calibri" w:cs="Calibri"/>
        </w:rPr>
      </w:pPr>
      <w:r w:rsidRPr="007E0A71">
        <w:rPr>
          <w:rFonts w:ascii="Calibri" w:eastAsia="Calibri" w:hAnsi="Calibri" w:cs="Calibri"/>
        </w:rPr>
        <w:t>A system and method</w:t>
      </w:r>
      <w:ins w:id="618" w:author="Carl Hagmann" w:date="2023-04-17T20:48:00Z">
        <w:r w:rsidR="5D71AF2E" w:rsidRPr="137ACC1E">
          <w:rPr>
            <w:rFonts w:ascii="Calibri" w:eastAsia="Calibri" w:hAnsi="Calibri" w:cs="Calibri"/>
          </w:rPr>
          <w:t xml:space="preserve"> </w:t>
        </w:r>
        <w:proofErr w:type="gramStart"/>
        <w:r w:rsidR="5D71AF2E" w:rsidRPr="137ACC1E">
          <w:rPr>
            <w:rFonts w:ascii="Calibri" w:eastAsia="Calibri" w:hAnsi="Calibri" w:cs="Calibri"/>
          </w:rPr>
          <w:t>is</w:t>
        </w:r>
        <w:proofErr w:type="gramEnd"/>
        <w:r w:rsidR="5D71AF2E" w:rsidRPr="137ACC1E">
          <w:rPr>
            <w:rFonts w:ascii="Calibri" w:eastAsia="Calibri" w:hAnsi="Calibri" w:cs="Calibri"/>
          </w:rPr>
          <w:t xml:space="preserve"> provided</w:t>
        </w:r>
      </w:ins>
      <w:r w:rsidRPr="007E0A71">
        <w:rPr>
          <w:rFonts w:ascii="Calibri" w:eastAsia="Calibri" w:hAnsi="Calibri" w:cs="Calibri"/>
        </w:rPr>
        <w:t xml:space="preserve"> for providing personalized rest and activity recommendations to optimize energy levels throughout the day by predicting the user's fatigue levels based on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phone sensor data, and past behavior. </w:t>
      </w:r>
      <w:r w:rsidR="39292A78" w:rsidRPr="36806352">
        <w:rPr>
          <w:rFonts w:ascii="Calibri" w:eastAsia="Calibri" w:hAnsi="Calibri" w:cs="Calibri"/>
        </w:rPr>
        <w:t xml:space="preserve">In this embodiment, </w:t>
      </w:r>
      <w:ins w:id="619" w:author="Carl Hagmann" w:date="2023-04-17T20:47:00Z">
        <w:r w:rsidR="7467AB13" w:rsidRPr="36806352">
          <w:rPr>
            <w:rFonts w:ascii="Calibri" w:eastAsia="Calibri" w:hAnsi="Calibri" w:cs="Calibri"/>
          </w:rPr>
          <w:t xml:space="preserve">the context subsystem , </w:t>
        </w:r>
      </w:ins>
      <w:ins w:id="620" w:author="Cole Heiner" w:date="2023-04-18T00:03:00Z">
        <w:r w:rsidR="6D2612B5" w:rsidRPr="148F5FB9">
          <w:rPr>
            <w:rFonts w:ascii="Calibri" w:eastAsia="Calibri" w:hAnsi="Calibri" w:cs="Calibri"/>
          </w:rPr>
          <w:t>utilizes</w:t>
        </w:r>
      </w:ins>
      <w:ins w:id="621" w:author="Carl Hagmann" w:date="2023-04-17T20:47:00Z">
        <w:r w:rsidR="7467AB13" w:rsidRPr="36806352">
          <w:rPr>
            <w:rFonts w:ascii="Calibri" w:eastAsia="Calibri" w:hAnsi="Calibri" w:cs="Calibri"/>
          </w:rPr>
          <w:t xml:space="preserve"> phone sensor data such as movement and usage patterns</w:t>
        </w:r>
        <w:r w:rsidR="7467AB13" w:rsidRPr="397275AD">
          <w:rPr>
            <w:rFonts w:ascii="Calibri" w:eastAsia="Calibri" w:hAnsi="Calibri" w:cs="Calibri"/>
          </w:rPr>
          <w:t xml:space="preserve"> and</w:t>
        </w:r>
        <w:r w:rsidRPr="007E0A71">
          <w:rPr>
            <w:rFonts w:ascii="Calibri" w:eastAsia="Calibri" w:hAnsi="Calibri" w:cs="Calibri"/>
          </w:rPr>
          <w:t xml:space="preserve"> </w:t>
        </w:r>
      </w:ins>
      <w:r w:rsidRPr="007E0A71">
        <w:rPr>
          <w:rFonts w:ascii="Calibri" w:eastAsia="Calibri" w:hAnsi="Calibri" w:cs="Calibri"/>
        </w:rPr>
        <w:t>the</w:t>
      </w:r>
      <w:ins w:id="622" w:author="Carl Hagmann" w:date="2023-04-17T20:47:00Z">
        <w:r w:rsidR="68DAF9A6" w:rsidRPr="7C8CC0AA">
          <w:rPr>
            <w:rFonts w:ascii="Calibri" w:eastAsia="Calibri" w:hAnsi="Calibri" w:cs="Calibri"/>
          </w:rPr>
          <w:t xml:space="preserve"> </w:t>
        </w:r>
        <w:proofErr w:type="spellStart"/>
        <w:r w:rsidR="68DAF9A6" w:rsidRPr="71F183F9">
          <w:rPr>
            <w:rFonts w:ascii="Calibri" w:eastAsia="Calibri" w:hAnsi="Calibri" w:cs="Calibri"/>
          </w:rPr>
          <w:t>biosignals</w:t>
        </w:r>
        <w:proofErr w:type="spellEnd"/>
        <w:r w:rsidR="68DAF9A6" w:rsidRPr="71F183F9">
          <w:rPr>
            <w:rFonts w:ascii="Calibri" w:eastAsia="Calibri" w:hAnsi="Calibri" w:cs="Calibri"/>
          </w:rPr>
          <w:t xml:space="preserve"> </w:t>
        </w:r>
        <w:r w:rsidR="68DAF9A6" w:rsidRPr="1C62D679">
          <w:rPr>
            <w:rFonts w:ascii="Calibri" w:eastAsia="Calibri" w:hAnsi="Calibri" w:cs="Calibri"/>
          </w:rPr>
          <w:t>sub</w:t>
        </w:r>
      </w:ins>
      <w:del w:id="623" w:author="Carl Hagmann" w:date="2023-04-17T20:47:00Z">
        <w:r w:rsidRPr="007E0A71">
          <w:rPr>
            <w:rFonts w:ascii="Calibri" w:eastAsia="Calibri" w:hAnsi="Calibri" w:cs="Calibri"/>
          </w:rPr>
          <w:delText xml:space="preserve"> </w:delText>
        </w:r>
      </w:del>
      <w:r w:rsidRPr="007E0A71">
        <w:rPr>
          <w:rFonts w:ascii="Calibri" w:eastAsia="Calibri" w:hAnsi="Calibri" w:cs="Calibri"/>
        </w:rPr>
        <w:t xml:space="preserve">system </w:t>
      </w:r>
      <w:ins w:id="624" w:author="Carl Hagmann" w:date="2023-04-17T20:51:00Z">
        <w:r w:rsidR="0A0A443F" w:rsidRPr="16D7AFAD">
          <w:rPr>
            <w:rFonts w:ascii="Calibri" w:eastAsia="Calibri" w:hAnsi="Calibri" w:cs="Calibri"/>
          </w:rPr>
          <w:t>can</w:t>
        </w:r>
      </w:ins>
      <w:del w:id="625" w:author="Carl Hagmann" w:date="2023-04-17T20:51:00Z">
        <w:r w:rsidRPr="007E0A71">
          <w:rPr>
            <w:rFonts w:ascii="Calibri" w:eastAsia="Calibri" w:hAnsi="Calibri" w:cs="Calibri"/>
          </w:rPr>
          <w:delText>includes a biosensor subsystem</w:delText>
        </w:r>
      </w:del>
      <w:r w:rsidRPr="007E0A71">
        <w:rPr>
          <w:rFonts w:ascii="Calibri" w:eastAsia="Calibri" w:hAnsi="Calibri" w:cs="Calibri"/>
        </w:rPr>
        <w:t xml:space="preserve"> </w:t>
      </w:r>
      <w:del w:id="626" w:author="Carl Hagmann" w:date="2023-04-17T20:51:00Z">
        <w:r w:rsidRPr="007E0A71">
          <w:rPr>
            <w:rFonts w:ascii="Calibri" w:eastAsia="Calibri" w:hAnsi="Calibri" w:cs="Calibri"/>
          </w:rPr>
          <w:delText xml:space="preserve">capable of </w:delText>
        </w:r>
      </w:del>
      <w:r w:rsidR="39292A78" w:rsidRPr="0CA8A5F1">
        <w:rPr>
          <w:rFonts w:ascii="Calibri" w:eastAsia="Calibri" w:hAnsi="Calibri" w:cs="Calibri"/>
        </w:rPr>
        <w:t>sens</w:t>
      </w:r>
      <w:ins w:id="627" w:author="Carl Hagmann" w:date="2023-04-17T20:51:00Z">
        <w:r w:rsidR="2EE205EA" w:rsidRPr="0CA8A5F1">
          <w:rPr>
            <w:rFonts w:ascii="Calibri" w:eastAsia="Calibri" w:hAnsi="Calibri" w:cs="Calibri"/>
          </w:rPr>
          <w:t>e</w:t>
        </w:r>
      </w:ins>
      <w:del w:id="628" w:author="Carl Hagmann" w:date="2023-04-17T20:51:00Z">
        <w:r w:rsidRPr="0CA8A5F1" w:rsidDel="39292A78">
          <w:rPr>
            <w:rFonts w:ascii="Calibri" w:eastAsia="Calibri" w:hAnsi="Calibri" w:cs="Calibri"/>
          </w:rPr>
          <w:delText>in</w:delText>
        </w:r>
        <w:r w:rsidR="39292A78" w:rsidRPr="0CA8A5F1">
          <w:rPr>
            <w:rFonts w:ascii="Calibri" w:eastAsia="Calibri" w:hAnsi="Calibri" w:cs="Calibri"/>
          </w:rPr>
          <w:delText>g</w:delText>
        </w:r>
      </w:del>
      <w:r w:rsidRPr="007E0A71">
        <w:rPr>
          <w:rFonts w:ascii="Calibri" w:eastAsia="Calibri" w:hAnsi="Calibri" w:cs="Calibri"/>
        </w:rPr>
        <w:t xml:space="preserve"> at least one physical and/or mental signal, including but not limited to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such as heart rate, skin conductance, and muscle tension</w:t>
      </w:r>
      <w:del w:id="629" w:author="Carl Hagmann" w:date="2023-04-17T20:47:00Z">
        <w:r w:rsidRPr="007E0A71">
          <w:rPr>
            <w:rFonts w:ascii="Calibri" w:eastAsia="Calibri" w:hAnsi="Calibri" w:cs="Calibri"/>
          </w:rPr>
          <w:delText>, as well as phone sensor data such as movement and usage patterns</w:delText>
        </w:r>
      </w:del>
      <w:r w:rsidRPr="007E0A71">
        <w:rPr>
          <w:rFonts w:ascii="Calibri" w:eastAsia="Calibri" w:hAnsi="Calibri" w:cs="Calibri"/>
        </w:rPr>
        <w:t xml:space="preserve">. </w:t>
      </w:r>
      <w:r w:rsidR="39292A78" w:rsidRPr="56EDB05E">
        <w:rPr>
          <w:rFonts w:ascii="Calibri" w:eastAsia="Calibri" w:hAnsi="Calibri" w:cs="Calibri"/>
        </w:rPr>
        <w:t>Th</w:t>
      </w:r>
      <w:ins w:id="630" w:author="Carl Hagmann" w:date="2023-04-17T20:46:00Z">
        <w:r w:rsidR="4D9FF86A" w:rsidRPr="56EDB05E">
          <w:rPr>
            <w:rFonts w:ascii="Calibri" w:eastAsia="Calibri" w:hAnsi="Calibri" w:cs="Calibri"/>
          </w:rPr>
          <w:t xml:space="preserve">e </w:t>
        </w:r>
      </w:ins>
      <w:del w:id="631" w:author="Carl Hagmann" w:date="2023-04-17T20:46:00Z">
        <w:r w:rsidRPr="56EDB05E" w:rsidDel="39292A78">
          <w:rPr>
            <w:rFonts w:ascii="Calibri" w:eastAsia="Calibri" w:hAnsi="Calibri" w:cs="Calibri"/>
          </w:rPr>
          <w:delText>is</w:delText>
        </w:r>
        <w:r w:rsidRPr="007E0A71">
          <w:rPr>
            <w:rFonts w:ascii="Calibri" w:eastAsia="Calibri" w:hAnsi="Calibri" w:cs="Calibri"/>
          </w:rPr>
          <w:delText xml:space="preserve"> system also includes a </w:delText>
        </w:r>
      </w:del>
      <w:del w:id="632" w:author="Carl Hagmann" w:date="2023-04-17T20:47:00Z">
        <w:r w:rsidRPr="007E0A71">
          <w:rPr>
            <w:rFonts w:ascii="Calibri" w:eastAsia="Calibri" w:hAnsi="Calibri" w:cs="Calibri"/>
          </w:rPr>
          <w:delText xml:space="preserve">context </w:delText>
        </w:r>
      </w:del>
      <w:proofErr w:type="spellStart"/>
      <w:ins w:id="633" w:author="Carl Hagmann" w:date="2023-04-17T20:47:00Z">
        <w:r w:rsidR="127E67BC" w:rsidRPr="7F6E617C">
          <w:rPr>
            <w:rFonts w:ascii="Calibri" w:eastAsia="Calibri" w:hAnsi="Calibri" w:cs="Calibri"/>
          </w:rPr>
          <w:t>biosignals</w:t>
        </w:r>
        <w:proofErr w:type="spellEnd"/>
        <w:r w:rsidR="127E67BC" w:rsidRPr="7F6E617C">
          <w:rPr>
            <w:rFonts w:ascii="Calibri" w:eastAsia="Calibri" w:hAnsi="Calibri" w:cs="Calibri"/>
          </w:rPr>
          <w:t xml:space="preserve"> </w:t>
        </w:r>
      </w:ins>
      <w:r w:rsidR="39292A78" w:rsidRPr="7F6E617C">
        <w:rPr>
          <w:rFonts w:ascii="Calibri" w:eastAsia="Calibri" w:hAnsi="Calibri" w:cs="Calibri"/>
        </w:rPr>
        <w:t>subsystem</w:t>
      </w:r>
      <w:r w:rsidR="39292A78" w:rsidRPr="56EDB05E">
        <w:rPr>
          <w:rFonts w:ascii="Calibri" w:eastAsia="Calibri" w:hAnsi="Calibri" w:cs="Calibri"/>
        </w:rPr>
        <w:t xml:space="preserve"> </w:t>
      </w:r>
      <w:ins w:id="634" w:author="Carl Hagmann" w:date="2023-04-17T20:46:00Z">
        <w:r w:rsidR="19E75BED" w:rsidRPr="56EDB05E">
          <w:rPr>
            <w:rFonts w:ascii="Calibri" w:eastAsia="Calibri" w:hAnsi="Calibri" w:cs="Calibri"/>
          </w:rPr>
          <w:t>in this</w:t>
        </w:r>
        <w:r w:rsidRPr="007E0A71">
          <w:rPr>
            <w:rFonts w:ascii="Calibri" w:eastAsia="Calibri" w:hAnsi="Calibri" w:cs="Calibri"/>
          </w:rPr>
          <w:t xml:space="preserve"> </w:t>
        </w:r>
        <w:r w:rsidR="19E75BED" w:rsidRPr="3A75DFE0">
          <w:rPr>
            <w:rFonts w:ascii="Calibri" w:eastAsia="Calibri" w:hAnsi="Calibri" w:cs="Calibri"/>
          </w:rPr>
          <w:t>embodiment</w:t>
        </w:r>
      </w:ins>
      <w:del w:id="635" w:author="Carl Hagmann" w:date="2023-04-17T20:46:00Z">
        <w:r w:rsidRPr="3A75DFE0" w:rsidDel="39292A78">
          <w:rPr>
            <w:rFonts w:ascii="Calibri" w:eastAsia="Calibri" w:hAnsi="Calibri" w:cs="Calibri"/>
          </w:rPr>
          <w:delText>that</w:delText>
        </w:r>
      </w:del>
      <w:r w:rsidRPr="007E0A71">
        <w:rPr>
          <w:rFonts w:ascii="Calibri" w:eastAsia="Calibri" w:hAnsi="Calibri" w:cs="Calibri"/>
        </w:rPr>
        <w:t xml:space="preserve"> </w:t>
      </w:r>
      <w:ins w:id="636" w:author="Carl Hagmann" w:date="2023-04-17T20:48:00Z">
        <w:r w:rsidR="5D05055E" w:rsidRPr="7A1BB288">
          <w:rPr>
            <w:rFonts w:ascii="Calibri" w:eastAsia="Calibri" w:hAnsi="Calibri" w:cs="Calibri"/>
          </w:rPr>
          <w:t xml:space="preserve">may also </w:t>
        </w:r>
      </w:ins>
      <w:r w:rsidR="39292A78" w:rsidRPr="7A1BB288">
        <w:rPr>
          <w:rFonts w:ascii="Calibri" w:eastAsia="Calibri" w:hAnsi="Calibri" w:cs="Calibri"/>
        </w:rPr>
        <w:t>infer</w:t>
      </w:r>
      <w:del w:id="637" w:author="Carl Hagmann" w:date="2023-04-17T20:48:00Z">
        <w:r w:rsidRPr="7A1BB288" w:rsidDel="39292A78">
          <w:rPr>
            <w:rFonts w:ascii="Calibri" w:eastAsia="Calibri" w:hAnsi="Calibri" w:cs="Calibri"/>
          </w:rPr>
          <w:delText>s</w:delText>
        </w:r>
      </w:del>
      <w:r w:rsidRPr="007E0A71">
        <w:rPr>
          <w:rFonts w:ascii="Calibri" w:eastAsia="Calibri" w:hAnsi="Calibri" w:cs="Calibri"/>
        </w:rPr>
        <w:t xml:space="preserve"> the user's fatigue level utilizing </w:t>
      </w:r>
      <w:ins w:id="638" w:author="Carl Hagmann" w:date="2023-04-17T20:50:00Z">
        <w:r w:rsidR="23386490" w:rsidRPr="5BD22A82">
          <w:rPr>
            <w:rFonts w:ascii="Calibri" w:eastAsia="Calibri" w:hAnsi="Calibri" w:cs="Calibri"/>
          </w:rPr>
          <w:t xml:space="preserve">EEG, </w:t>
        </w:r>
        <w:r w:rsidR="23386490" w:rsidRPr="6FA6501C">
          <w:rPr>
            <w:rFonts w:ascii="Calibri" w:eastAsia="Calibri" w:hAnsi="Calibri" w:cs="Calibri"/>
          </w:rPr>
          <w:t xml:space="preserve">heart rate, </w:t>
        </w:r>
        <w:r w:rsidR="23386490" w:rsidRPr="37205164">
          <w:rPr>
            <w:rFonts w:ascii="Calibri" w:eastAsia="Calibri" w:hAnsi="Calibri" w:cs="Calibri"/>
          </w:rPr>
          <w:t xml:space="preserve">and similar </w:t>
        </w:r>
        <w:proofErr w:type="spellStart"/>
        <w:r w:rsidR="0CDC5A5C" w:rsidRPr="44BD7A81">
          <w:rPr>
            <w:rFonts w:ascii="Calibri" w:eastAsia="Calibri" w:hAnsi="Calibri" w:cs="Calibri"/>
          </w:rPr>
          <w:t>biosignals</w:t>
        </w:r>
        <w:proofErr w:type="spellEnd"/>
        <w:r w:rsidR="23386490" w:rsidRPr="3A59EB5F">
          <w:rPr>
            <w:rFonts w:ascii="Calibri" w:eastAsia="Calibri" w:hAnsi="Calibri" w:cs="Calibri"/>
          </w:rPr>
          <w:t xml:space="preserve">. </w:t>
        </w:r>
      </w:ins>
      <w:del w:id="639" w:author="Carl Hagmann" w:date="2023-04-17T20:51:00Z">
        <w:r w:rsidRPr="3A59EB5F" w:rsidDel="39292A78">
          <w:rPr>
            <w:rFonts w:ascii="Calibri" w:eastAsia="Calibri" w:hAnsi="Calibri" w:cs="Calibri"/>
          </w:rPr>
          <w:delText>contextual</w:delText>
        </w:r>
        <w:r w:rsidR="0CDC5A5C" w:rsidRPr="44BD7A81">
          <w:rPr>
            <w:rFonts w:ascii="Calibri" w:eastAsia="Calibri" w:hAnsi="Calibri" w:cs="Calibri"/>
          </w:rPr>
          <w:delText xml:space="preserve"> </w:delText>
        </w:r>
        <w:r w:rsidR="39292A78" w:rsidRPr="44BD7A81">
          <w:rPr>
            <w:rFonts w:ascii="Calibri" w:eastAsia="Calibri" w:hAnsi="Calibri" w:cs="Calibri"/>
          </w:rPr>
          <w:delText>information</w:delText>
        </w:r>
        <w:r w:rsidRPr="007E0A71">
          <w:rPr>
            <w:rFonts w:ascii="Calibri" w:eastAsia="Calibri" w:hAnsi="Calibri" w:cs="Calibri"/>
          </w:rPr>
          <w:delText xml:space="preserve"> such as </w:delText>
        </w:r>
      </w:del>
      <w:del w:id="640" w:author="Carl Hagmann" w:date="2023-04-17T20:50:00Z">
        <w:r w:rsidRPr="007E0A71">
          <w:rPr>
            <w:rFonts w:ascii="Calibri" w:eastAsia="Calibri" w:hAnsi="Calibri" w:cs="Calibri"/>
          </w:rPr>
          <w:delText>biosignals and other input processed into tokens</w:delText>
        </w:r>
      </w:del>
      <w:del w:id="641" w:author="Carl Hagmann" w:date="2023-04-17T20:51:00Z">
        <w:r w:rsidRPr="007E0A71">
          <w:rPr>
            <w:rFonts w:ascii="Calibri" w:eastAsia="Calibri" w:hAnsi="Calibri" w:cs="Calibri"/>
          </w:rPr>
          <w:delText>.</w:delText>
        </w:r>
      </w:del>
      <w:r w:rsidRPr="007E0A71">
        <w:rPr>
          <w:rFonts w:ascii="Calibri" w:eastAsia="Calibri" w:hAnsi="Calibri" w:cs="Calibri"/>
        </w:rPr>
        <w:t xml:space="preserve"> A pre-trained machine learning model </w:t>
      </w:r>
      <w:del w:id="642" w:author="Carl Hagmann" w:date="2023-04-17T20:51:00Z">
        <w:r w:rsidRPr="007E0A71">
          <w:rPr>
            <w:rFonts w:ascii="Calibri" w:eastAsia="Calibri" w:hAnsi="Calibri" w:cs="Calibri"/>
          </w:rPr>
          <w:delText xml:space="preserve">can </w:delText>
        </w:r>
      </w:del>
      <w:ins w:id="643" w:author="Carl Hagmann" w:date="2023-04-17T20:51:00Z">
        <w:r w:rsidR="58D63D4F" w:rsidRPr="7D7F8683">
          <w:rPr>
            <w:rFonts w:ascii="Calibri" w:eastAsia="Calibri" w:hAnsi="Calibri" w:cs="Calibri"/>
          </w:rPr>
          <w:t xml:space="preserve">may </w:t>
        </w:r>
      </w:ins>
      <w:r w:rsidR="39292A78" w:rsidRPr="7D7F8683">
        <w:rPr>
          <w:rFonts w:ascii="Calibri" w:eastAsia="Calibri" w:hAnsi="Calibri" w:cs="Calibri"/>
        </w:rPr>
        <w:t>then</w:t>
      </w:r>
      <w:r w:rsidRPr="007E0A71">
        <w:rPr>
          <w:rFonts w:ascii="Calibri" w:eastAsia="Calibri" w:hAnsi="Calibri" w:cs="Calibri"/>
        </w:rPr>
        <w:t xml:space="preserve"> utilize the set of tokens to generate personalized rest and activity recommendations for the user to optimize their energy levels throughout the day</w:t>
      </w:r>
      <w:ins w:id="644" w:author="Carl Hagmann" w:date="2023-04-17T20:53:00Z">
        <w:r w:rsidR="6A26FD8D" w:rsidRPr="02558858">
          <w:rPr>
            <w:rFonts w:ascii="Calibri" w:eastAsia="Calibri" w:hAnsi="Calibri" w:cs="Calibri"/>
          </w:rPr>
          <w:t xml:space="preserve"> </w:t>
        </w:r>
        <w:r w:rsidR="6A26FD8D" w:rsidRPr="48F9B466">
          <w:rPr>
            <w:rFonts w:ascii="Calibri" w:eastAsia="Calibri" w:hAnsi="Calibri" w:cs="Calibri"/>
          </w:rPr>
          <w:t xml:space="preserve">or </w:t>
        </w:r>
        <w:r w:rsidR="6A26FD8D" w:rsidRPr="55204FEF">
          <w:rPr>
            <w:rFonts w:ascii="Calibri" w:eastAsia="Calibri" w:hAnsi="Calibri" w:cs="Calibri"/>
          </w:rPr>
          <w:t>progress over the long</w:t>
        </w:r>
        <w:r w:rsidR="6A26FD8D" w:rsidRPr="087EA3FD">
          <w:rPr>
            <w:rFonts w:ascii="Calibri" w:eastAsia="Calibri" w:hAnsi="Calibri" w:cs="Calibri"/>
          </w:rPr>
          <w:t xml:space="preserve"> term</w:t>
        </w:r>
      </w:ins>
      <w:r w:rsidR="39292A78" w:rsidRPr="087EA3FD">
        <w:rPr>
          <w:rFonts w:ascii="Calibri" w:eastAsia="Calibri" w:hAnsi="Calibri" w:cs="Calibri"/>
        </w:rPr>
        <w:t>.</w:t>
      </w:r>
      <w:r w:rsidRPr="007E0A71">
        <w:rPr>
          <w:rFonts w:ascii="Calibri" w:eastAsia="Calibri" w:hAnsi="Calibri" w:cs="Calibri"/>
        </w:rPr>
        <w:t xml:space="preserve"> The system is valuable in contexts where individuals require support to manage their fatigue levels, such as individuals with chronic fatigue syndrome or those in high-stress work environments</w:t>
      </w:r>
      <w:ins w:id="645" w:author="Carl Hagmann" w:date="2023-04-17T20:53:00Z">
        <w:r w:rsidR="31495574" w:rsidRPr="0DF9266F">
          <w:rPr>
            <w:rFonts w:ascii="Calibri" w:eastAsia="Calibri" w:hAnsi="Calibri" w:cs="Calibri"/>
          </w:rPr>
          <w:t xml:space="preserve">, or </w:t>
        </w:r>
        <w:r w:rsidR="31495574" w:rsidRPr="1B86757B">
          <w:rPr>
            <w:rFonts w:ascii="Calibri" w:eastAsia="Calibri" w:hAnsi="Calibri" w:cs="Calibri"/>
          </w:rPr>
          <w:t xml:space="preserve">distance </w:t>
        </w:r>
        <w:r w:rsidR="31495574" w:rsidRPr="4A0215CC">
          <w:rPr>
            <w:rFonts w:ascii="Calibri" w:eastAsia="Calibri" w:hAnsi="Calibri" w:cs="Calibri"/>
          </w:rPr>
          <w:t>athletes.</w:t>
        </w:r>
      </w:ins>
      <w:ins w:id="646" w:author="Chris Ullrich" w:date="2023-04-20T10:34:00Z">
        <w:r w:rsidR="00CC3EDB">
          <w:rPr>
            <w:rFonts w:ascii="Calibri" w:eastAsia="Calibri" w:hAnsi="Calibri" w:cs="Calibri"/>
          </w:rPr>
          <w:t xml:space="preserve"> Feedback can be provided using visual, </w:t>
        </w:r>
        <w:proofErr w:type="gramStart"/>
        <w:r w:rsidR="00CC3EDB">
          <w:rPr>
            <w:rFonts w:ascii="Calibri" w:eastAsia="Calibri" w:hAnsi="Calibri" w:cs="Calibri"/>
          </w:rPr>
          <w:t>auditory</w:t>
        </w:r>
        <w:proofErr w:type="gramEnd"/>
        <w:r w:rsidR="00CC3EDB">
          <w:rPr>
            <w:rFonts w:ascii="Calibri" w:eastAsia="Calibri" w:hAnsi="Calibri" w:cs="Calibri"/>
          </w:rPr>
          <w:t xml:space="preserve"> or haptic transformations of the LLM output.</w:t>
        </w:r>
      </w:ins>
    </w:p>
    <w:p w14:paraId="210FFC1F" w14:textId="2B20EE4E" w:rsidR="74C1E047" w:rsidRPr="007E0A71" w:rsidDel="00CC3EDB" w:rsidRDefault="74C1E047" w:rsidP="0CF82C11">
      <w:pPr>
        <w:rPr>
          <w:del w:id="647" w:author="Chris Ullrich" w:date="2023-04-20T10:34:00Z"/>
          <w:rFonts w:ascii="Calibri" w:eastAsia="Calibri" w:hAnsi="Calibri" w:cs="Calibri"/>
        </w:rPr>
      </w:pPr>
      <w:del w:id="648" w:author="Carl Hagmann" w:date="2023-04-17T20:53:00Z">
        <w:r w:rsidRPr="4A0215CC" w:rsidDel="39292A78">
          <w:rPr>
            <w:rFonts w:ascii="Calibri" w:eastAsia="Calibri" w:hAnsi="Calibri" w:cs="Calibri"/>
          </w:rPr>
          <w:delText>.</w:delText>
        </w:r>
      </w:del>
    </w:p>
    <w:p w14:paraId="7135E9AD" w14:textId="185773E0" w:rsidR="0CF82C11" w:rsidRPr="007E0A71" w:rsidRDefault="0CF82C11" w:rsidP="0CF82C11">
      <w:pPr>
        <w:rPr>
          <w:rFonts w:ascii="Calibri" w:eastAsia="Calibri" w:hAnsi="Calibri" w:cs="Calibri"/>
        </w:rPr>
      </w:pPr>
    </w:p>
    <w:p w14:paraId="01087545" w14:textId="1C7DA980" w:rsidR="74C1E047" w:rsidRPr="007E0A71" w:rsidRDefault="74C1E047">
      <w:pPr>
        <w:rPr>
          <w:rFonts w:ascii="Calibri" w:eastAsia="Calibri" w:hAnsi="Calibri" w:cs="Calibri"/>
        </w:rPr>
      </w:pPr>
      <w:r w:rsidRPr="007E0A71">
        <w:rPr>
          <w:rFonts w:ascii="Calibri" w:eastAsia="Calibri" w:hAnsi="Calibri" w:cs="Calibri"/>
        </w:rPr>
        <w:t xml:space="preserve">A system and method </w:t>
      </w:r>
      <w:proofErr w:type="gramStart"/>
      <w:ins w:id="649" w:author="Carl Hagmann" w:date="2023-04-17T20:48:00Z">
        <w:r w:rsidR="5B9727A8" w:rsidRPr="6C7E896B">
          <w:rPr>
            <w:rFonts w:ascii="Calibri" w:eastAsia="Calibri" w:hAnsi="Calibri" w:cs="Calibri"/>
          </w:rPr>
          <w:t>is</w:t>
        </w:r>
        <w:proofErr w:type="gramEnd"/>
        <w:r w:rsidR="5B9727A8" w:rsidRPr="6C7E896B">
          <w:rPr>
            <w:rFonts w:ascii="Calibri" w:eastAsia="Calibri" w:hAnsi="Calibri" w:cs="Calibri"/>
          </w:rPr>
          <w:t xml:space="preserve"> provided </w:t>
        </w:r>
      </w:ins>
      <w:r w:rsidR="39292A78" w:rsidRPr="6C7E896B">
        <w:rPr>
          <w:rFonts w:ascii="Calibri" w:eastAsia="Calibri" w:hAnsi="Calibri" w:cs="Calibri"/>
        </w:rPr>
        <w:t>for</w:t>
      </w:r>
      <w:r w:rsidRPr="007E0A71">
        <w:rPr>
          <w:rFonts w:ascii="Calibri" w:eastAsia="Calibri" w:hAnsi="Calibri" w:cs="Calibri"/>
        </w:rPr>
        <w:t xml:space="preserve"> optimizing </w:t>
      </w:r>
      <w:commentRangeStart w:id="650"/>
      <w:del w:id="651" w:author="Chris Ullrich" w:date="2023-04-20T17:25:00Z">
        <w:r w:rsidRPr="007E0A71" w:rsidDel="00962EDB">
          <w:rPr>
            <w:rFonts w:ascii="Calibri" w:eastAsia="Calibri" w:hAnsi="Calibri" w:cs="Calibri"/>
          </w:rPr>
          <w:delText>virtual</w:delText>
        </w:r>
      </w:del>
      <w:r w:rsidRPr="007E0A71">
        <w:rPr>
          <w:rFonts w:ascii="Calibri" w:eastAsia="Calibri" w:hAnsi="Calibri" w:cs="Calibri"/>
        </w:rPr>
        <w:t xml:space="preserve"> </w:t>
      </w:r>
      <w:ins w:id="652" w:author="Chris Ullrich" w:date="2023-04-20T17:25:00Z">
        <w:r w:rsidR="00C36421">
          <w:rPr>
            <w:rFonts w:ascii="Calibri" w:eastAsia="Calibri" w:hAnsi="Calibri" w:cs="Calibri"/>
          </w:rPr>
          <w:t>X</w:t>
        </w:r>
      </w:ins>
      <w:del w:id="653" w:author="Chris Ullrich" w:date="2023-04-20T17:25:00Z">
        <w:r w:rsidRPr="007E0A71" w:rsidDel="00C36421">
          <w:rPr>
            <w:rFonts w:ascii="Calibri" w:eastAsia="Calibri" w:hAnsi="Calibri" w:cs="Calibri"/>
          </w:rPr>
          <w:delText>A</w:delText>
        </w:r>
      </w:del>
      <w:r w:rsidRPr="007E0A71">
        <w:rPr>
          <w:rFonts w:ascii="Calibri" w:eastAsia="Calibri" w:hAnsi="Calibri" w:cs="Calibri"/>
        </w:rPr>
        <w:t>R workspace</w:t>
      </w:r>
      <w:commentRangeEnd w:id="650"/>
      <w:r>
        <w:rPr>
          <w:rStyle w:val="CommentReference"/>
        </w:rPr>
        <w:commentReference w:id="650"/>
      </w:r>
      <w:r w:rsidRPr="007E0A71">
        <w:rPr>
          <w:rFonts w:ascii="Calibri" w:eastAsia="Calibri" w:hAnsi="Calibri" w:cs="Calibri"/>
        </w:rPr>
        <w:t xml:space="preserve"> productivity by predicting the user's cognitive load </w:t>
      </w:r>
      <w:del w:id="654" w:author="Carl Hagmann" w:date="2023-04-17T20:49:00Z">
        <w:r w:rsidRPr="007E0A71">
          <w:rPr>
            <w:rFonts w:ascii="Calibri" w:eastAsia="Calibri" w:hAnsi="Calibri" w:cs="Calibri"/>
          </w:rPr>
          <w:delText xml:space="preserve">through </w:delText>
        </w:r>
      </w:del>
      <w:ins w:id="655" w:author="Carl Hagmann" w:date="2023-04-17T20:49:00Z">
        <w:r w:rsidR="63DA646C" w:rsidRPr="4AEF7FCB">
          <w:rPr>
            <w:rFonts w:ascii="Calibri" w:eastAsia="Calibri" w:hAnsi="Calibri" w:cs="Calibri"/>
          </w:rPr>
          <w:t xml:space="preserve">with </w:t>
        </w:r>
        <w:r w:rsidR="63DA646C" w:rsidRPr="48045DDC">
          <w:rPr>
            <w:rFonts w:ascii="Calibri" w:eastAsia="Calibri" w:hAnsi="Calibri" w:cs="Calibri"/>
          </w:rPr>
          <w:t xml:space="preserve">tokenized </w:t>
        </w:r>
      </w:ins>
      <w:proofErr w:type="spellStart"/>
      <w:r w:rsidR="39292A78" w:rsidRPr="48045DDC">
        <w:rPr>
          <w:rFonts w:ascii="Calibri" w:eastAsia="Calibri" w:hAnsi="Calibri" w:cs="Calibri"/>
        </w:rPr>
        <w:t>biosignals</w:t>
      </w:r>
      <w:proofErr w:type="spellEnd"/>
      <w:r w:rsidR="39292A78" w:rsidRPr="48045DDC">
        <w:rPr>
          <w:rFonts w:ascii="Calibri" w:eastAsia="Calibri" w:hAnsi="Calibri" w:cs="Calibri"/>
        </w:rPr>
        <w:t xml:space="preserve"> </w:t>
      </w:r>
      <w:r w:rsidRPr="007E0A71">
        <w:rPr>
          <w:rFonts w:ascii="Calibri" w:eastAsia="Calibri" w:hAnsi="Calibri" w:cs="Calibri"/>
        </w:rPr>
        <w:t xml:space="preserve">and adjusting the workspace layout, interface elements, and notifications accordingly. In this embodiment, the system includes a biosensor subsystem capable of sensing at least one physical and/or mental signal, including but not limited to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such as heart rate, skin conductance, and muscle tension.</w:t>
      </w:r>
    </w:p>
    <w:p w14:paraId="099B6BDC" w14:textId="6F0C03E0" w:rsidR="74C1E047" w:rsidRPr="007E0A71" w:rsidRDefault="74C1E047">
      <w:pPr>
        <w:rPr>
          <w:del w:id="656" w:author="Carl Hagmann" w:date="2023-04-17T20:54:00Z"/>
        </w:rPr>
      </w:pPr>
      <w:r w:rsidRPr="007E0A71">
        <w:rPr>
          <w:rFonts w:ascii="Calibri" w:eastAsia="Calibri" w:hAnsi="Calibri" w:cs="Calibri"/>
        </w:rPr>
        <w:t xml:space="preserve">The system also includes a context subsystem that infers the user's cognitive load utilizing contextual information such as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and other input processed into tokens. </w:t>
      </w:r>
      <w:ins w:id="657" w:author="Chris Ullrich" w:date="2023-04-20T17:26:00Z">
        <w:r w:rsidR="005A3DDC">
          <w:rPr>
            <w:rFonts w:ascii="Calibri" w:eastAsia="Calibri" w:hAnsi="Calibri" w:cs="Calibri"/>
          </w:rPr>
          <w:t xml:space="preserve">The LLM can be prompted to provide </w:t>
        </w:r>
        <w:r w:rsidR="006C1B5D">
          <w:rPr>
            <w:rFonts w:ascii="Calibri" w:eastAsia="Calibri" w:hAnsi="Calibri" w:cs="Calibri"/>
          </w:rPr>
          <w:t>computer interpretable codes that modify or ch</w:t>
        </w:r>
      </w:ins>
      <w:ins w:id="658" w:author="Chris Ullrich" w:date="2023-04-20T17:27:00Z">
        <w:r w:rsidR="006C1B5D">
          <w:rPr>
            <w:rFonts w:ascii="Calibri" w:eastAsia="Calibri" w:hAnsi="Calibri" w:cs="Calibri"/>
          </w:rPr>
          <w:t xml:space="preserve">ange the layout of the workspace. </w:t>
        </w:r>
      </w:ins>
      <w:del w:id="659" w:author="Chris Ullrich" w:date="2023-04-20T17:27:00Z">
        <w:r w:rsidRPr="007E0A71" w:rsidDel="006C1B5D">
          <w:rPr>
            <w:rFonts w:ascii="Calibri" w:eastAsia="Calibri" w:hAnsi="Calibri" w:cs="Calibri"/>
          </w:rPr>
          <w:delText xml:space="preserve">A pre-trained machine learning model can then utilize the set of tokens to adjust the virtual </w:delText>
        </w:r>
      </w:del>
      <w:del w:id="660" w:author="Chris Ullrich" w:date="2023-04-20T17:26:00Z">
        <w:r w:rsidRPr="007E0A71" w:rsidDel="000A3687">
          <w:rPr>
            <w:rFonts w:ascii="Calibri" w:eastAsia="Calibri" w:hAnsi="Calibri" w:cs="Calibri"/>
          </w:rPr>
          <w:delText xml:space="preserve">AR </w:delText>
        </w:r>
      </w:del>
      <w:del w:id="661" w:author="Chris Ullrich" w:date="2023-04-20T17:27:00Z">
        <w:r w:rsidRPr="007E0A71" w:rsidDel="006C1B5D">
          <w:rPr>
            <w:rFonts w:ascii="Calibri" w:eastAsia="Calibri" w:hAnsi="Calibri" w:cs="Calibri"/>
          </w:rPr>
          <w:delText>workspace to optimize the user's productivity and reduce cognitive strain.</w:delText>
        </w:r>
      </w:del>
    </w:p>
    <w:p w14:paraId="1EDA6E9F" w14:textId="070411F0" w:rsidR="74C1E047" w:rsidRPr="007E0A71" w:rsidRDefault="74C1E047">
      <w:r w:rsidRPr="007E0A71">
        <w:rPr>
          <w:rFonts w:ascii="Calibri" w:eastAsia="Calibri" w:hAnsi="Calibri" w:cs="Calibri"/>
        </w:rPr>
        <w:t>The system is valuable in contexts where individuals require support to manage their cognitive load in virtual</w:t>
      </w:r>
      <w:ins w:id="662" w:author="Chris Ullrich" w:date="2023-04-20T17:26:00Z">
        <w:r w:rsidR="000A3687">
          <w:rPr>
            <w:rFonts w:ascii="Calibri" w:eastAsia="Calibri" w:hAnsi="Calibri" w:cs="Calibri"/>
          </w:rPr>
          <w:t xml:space="preserve"> </w:t>
        </w:r>
      </w:ins>
      <w:del w:id="663" w:author="Chris Ullrich" w:date="2023-04-20T17:26:00Z">
        <w:r w:rsidRPr="007E0A71" w:rsidDel="000A3687">
          <w:rPr>
            <w:rFonts w:ascii="Calibri" w:eastAsia="Calibri" w:hAnsi="Calibri" w:cs="Calibri"/>
          </w:rPr>
          <w:delText xml:space="preserve"> AR </w:delText>
        </w:r>
      </w:del>
      <w:r w:rsidRPr="007E0A71">
        <w:rPr>
          <w:rFonts w:ascii="Calibri" w:eastAsia="Calibri" w:hAnsi="Calibri" w:cs="Calibri"/>
        </w:rPr>
        <w:t>workspaces, such as remote workers or individuals with cognitive disabilities.</w:t>
      </w:r>
    </w:p>
    <w:p w14:paraId="7654F13A" w14:textId="7765EE95" w:rsidR="6837DAA2" w:rsidRPr="007E0A71" w:rsidRDefault="6837DAA2" w:rsidP="6837DAA2"/>
    <w:p w14:paraId="23A4A7D3" w14:textId="591B56A0" w:rsidR="72976341" w:rsidRPr="007E0A71" w:rsidRDefault="72976341" w:rsidP="0196C167">
      <w:pPr>
        <w:rPr>
          <w:rFonts w:ascii="Calibri" w:eastAsia="Calibri" w:hAnsi="Calibri" w:cs="Calibri"/>
        </w:rPr>
      </w:pPr>
      <w:r w:rsidRPr="007E0A71">
        <w:rPr>
          <w:rFonts w:ascii="Calibri" w:eastAsia="Calibri" w:hAnsi="Calibri" w:cs="Calibri"/>
        </w:rPr>
        <w:t>A language processing system</w:t>
      </w:r>
      <w:r w:rsidR="7C88D49D" w:rsidRPr="007E0A71">
        <w:rPr>
          <w:rFonts w:ascii="Calibri" w:eastAsia="Calibri" w:hAnsi="Calibri" w:cs="Calibri"/>
        </w:rPr>
        <w:t xml:space="preserve"> and method</w:t>
      </w:r>
      <w:r w:rsidRPr="007E0A71">
        <w:rPr>
          <w:rFonts w:ascii="Calibri" w:eastAsia="Calibri" w:hAnsi="Calibri" w:cs="Calibri"/>
        </w:rPr>
        <w:t xml:space="preserve"> for social media platforms that utilizes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to enhance user engagement. The system includes sensors that capture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such as skin conductance and facial expressions, as well as a language model that processes contextual data from the user's social media history and prompts from the user. </w:t>
      </w:r>
      <w:ins w:id="664" w:author="Chris Ullrich" w:date="2023-04-20T17:27:00Z">
        <w:r w:rsidR="00D1052E">
          <w:rPr>
            <w:rFonts w:ascii="Calibri" w:eastAsia="Calibri" w:hAnsi="Calibri" w:cs="Calibri"/>
          </w:rPr>
          <w:t xml:space="preserve">The system monitors social media activity and </w:t>
        </w:r>
      </w:ins>
      <w:del w:id="665" w:author="Chris Ullrich" w:date="2023-04-20T17:27:00Z">
        <w:r w:rsidRPr="007E0A71" w:rsidDel="00121E47">
          <w:rPr>
            <w:rFonts w:ascii="Calibri" w:eastAsia="Calibri" w:hAnsi="Calibri" w:cs="Calibri"/>
          </w:rPr>
          <w:delText xml:space="preserve">The system </w:delText>
        </w:r>
      </w:del>
      <w:r w:rsidRPr="007E0A71">
        <w:rPr>
          <w:rFonts w:ascii="Calibri" w:eastAsia="Calibri" w:hAnsi="Calibri" w:cs="Calibri"/>
        </w:rPr>
        <w:t>provides real-time feedback and guidance to the user to improve their engagement with social media, including personalized recommendations for content and real-time feedback on their emotional state</w:t>
      </w:r>
      <w:ins w:id="666" w:author="Chris Ullrich" w:date="2023-04-20T17:27:00Z">
        <w:r w:rsidR="003E6473">
          <w:rPr>
            <w:rFonts w:ascii="Calibri" w:eastAsia="Calibri" w:hAnsi="Calibri" w:cs="Calibri"/>
          </w:rPr>
          <w:t xml:space="preserve"> as well a</w:t>
        </w:r>
      </w:ins>
      <w:ins w:id="667" w:author="Chris Ullrich" w:date="2023-04-20T17:28:00Z">
        <w:r w:rsidR="003E6473">
          <w:rPr>
            <w:rFonts w:ascii="Calibri" w:eastAsia="Calibri" w:hAnsi="Calibri" w:cs="Calibri"/>
          </w:rPr>
          <w:t>s suggestions for alternate phrasing of posts</w:t>
        </w:r>
        <w:r w:rsidR="00DB76DB">
          <w:rPr>
            <w:rFonts w:ascii="Calibri" w:eastAsia="Calibri" w:hAnsi="Calibri" w:cs="Calibri"/>
          </w:rPr>
          <w:t xml:space="preserve">. This feedback can be provided to the user as a visual </w:t>
        </w:r>
        <w:r w:rsidR="00202CD9">
          <w:rPr>
            <w:rFonts w:ascii="Calibri" w:eastAsia="Calibri" w:hAnsi="Calibri" w:cs="Calibri"/>
          </w:rPr>
          <w:t>overlay. In some embodiments the feed</w:t>
        </w:r>
      </w:ins>
      <w:ins w:id="668" w:author="Chris Ullrich" w:date="2023-04-20T17:29:00Z">
        <w:r w:rsidR="0027582E">
          <w:rPr>
            <w:rFonts w:ascii="Calibri" w:eastAsia="Calibri" w:hAnsi="Calibri" w:cs="Calibri"/>
          </w:rPr>
          <w:t>back is provided via transformation of the of</w:t>
        </w:r>
        <w:r w:rsidR="00E51F86">
          <w:rPr>
            <w:rFonts w:ascii="Calibri" w:eastAsia="Calibri" w:hAnsi="Calibri" w:cs="Calibri"/>
          </w:rPr>
          <w:t xml:space="preserve"> </w:t>
        </w:r>
        <w:proofErr w:type="spellStart"/>
        <w:r w:rsidR="00E51F86">
          <w:rPr>
            <w:rFonts w:ascii="Calibri" w:eastAsia="Calibri" w:hAnsi="Calibri" w:cs="Calibri"/>
          </w:rPr>
          <w:t>biosignals</w:t>
        </w:r>
        <w:proofErr w:type="spellEnd"/>
        <w:r w:rsidR="00E51F86">
          <w:rPr>
            <w:rFonts w:ascii="Calibri" w:eastAsia="Calibri" w:hAnsi="Calibri" w:cs="Calibri"/>
          </w:rPr>
          <w:t xml:space="preserve"> and a valence estimate based on</w:t>
        </w:r>
        <w:r w:rsidR="006B6DA2">
          <w:rPr>
            <w:rFonts w:ascii="Calibri" w:eastAsia="Calibri" w:hAnsi="Calibri" w:cs="Calibri"/>
          </w:rPr>
          <w:t xml:space="preserve"> the user’s </w:t>
        </w:r>
        <w:r w:rsidR="00686F12">
          <w:rPr>
            <w:rFonts w:ascii="Calibri" w:eastAsia="Calibri" w:hAnsi="Calibri" w:cs="Calibri"/>
          </w:rPr>
          <w:t xml:space="preserve">generated content. This feedback may be in </w:t>
        </w:r>
      </w:ins>
      <w:ins w:id="669" w:author="Chris Ullrich" w:date="2023-04-20T17:30:00Z">
        <w:r w:rsidR="00686F12">
          <w:rPr>
            <w:rFonts w:ascii="Calibri" w:eastAsia="Calibri" w:hAnsi="Calibri" w:cs="Calibri"/>
          </w:rPr>
          <w:t xml:space="preserve">the form of a visual, </w:t>
        </w:r>
        <w:proofErr w:type="gramStart"/>
        <w:r w:rsidR="00686F12">
          <w:rPr>
            <w:rFonts w:ascii="Calibri" w:eastAsia="Calibri" w:hAnsi="Calibri" w:cs="Calibri"/>
          </w:rPr>
          <w:t>auditory</w:t>
        </w:r>
        <w:proofErr w:type="gramEnd"/>
        <w:r w:rsidR="00686F12">
          <w:rPr>
            <w:rFonts w:ascii="Calibri" w:eastAsia="Calibri" w:hAnsi="Calibri" w:cs="Calibri"/>
          </w:rPr>
          <w:t xml:space="preserve"> or haptic sensation.</w:t>
        </w:r>
      </w:ins>
      <w:del w:id="670" w:author="Chris Ullrich" w:date="2023-04-20T17:27:00Z">
        <w:r w:rsidRPr="007E0A71" w:rsidDel="003E6473">
          <w:rPr>
            <w:rFonts w:ascii="Calibri" w:eastAsia="Calibri" w:hAnsi="Calibri" w:cs="Calibri"/>
          </w:rPr>
          <w:delText>.</w:delText>
        </w:r>
      </w:del>
    </w:p>
    <w:p w14:paraId="77CA1F56" w14:textId="2998B996" w:rsidR="48524F6A" w:rsidRPr="007E0A71" w:rsidRDefault="48524F6A" w:rsidP="48524F6A">
      <w:pPr>
        <w:rPr>
          <w:rFonts w:ascii="Calibri" w:eastAsia="Calibri" w:hAnsi="Calibri" w:cs="Calibri"/>
        </w:rPr>
      </w:pPr>
    </w:p>
    <w:p w14:paraId="5B489A63" w14:textId="66311426" w:rsidR="498C8159" w:rsidRPr="007E0A71" w:rsidRDefault="498C8159" w:rsidP="73171128">
      <w:pPr>
        <w:rPr>
          <w:ins w:id="671" w:author="Carl Hagmann" w:date="2023-04-17T20:55:00Z"/>
          <w:rFonts w:ascii="Calibri" w:eastAsia="Calibri" w:hAnsi="Calibri" w:cs="Calibri"/>
        </w:rPr>
      </w:pPr>
      <w:r w:rsidRPr="007E0A71">
        <w:rPr>
          <w:rFonts w:ascii="Calibri" w:eastAsia="Calibri" w:hAnsi="Calibri" w:cs="Calibri"/>
        </w:rPr>
        <w:t xml:space="preserve">A system and method for enhancing safety in the workplace by monitoring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and phone sensor data to detect signs of fatigue or distraction in employees. </w:t>
      </w:r>
      <w:del w:id="672" w:author="Carl Hagmann" w:date="2023-04-17T20:58:00Z">
        <w:r w:rsidRPr="007E0A71">
          <w:rPr>
            <w:rFonts w:ascii="Calibri" w:eastAsia="Calibri" w:hAnsi="Calibri" w:cs="Calibri"/>
          </w:rPr>
          <w:delText xml:space="preserve">The system uses a large language model to provide alerts, prompts, or recommendations for breaks, rest, or changes in work conditions </w:delText>
        </w:r>
        <w:r w:rsidR="4541D8CA" w:rsidRPr="007E0A71">
          <w:rPr>
            <w:rFonts w:ascii="Calibri" w:eastAsia="Calibri" w:hAnsi="Calibri" w:cs="Calibri"/>
          </w:rPr>
          <w:delText xml:space="preserve">in augmented reality </w:delText>
        </w:r>
        <w:r w:rsidRPr="007E0A71">
          <w:rPr>
            <w:rFonts w:ascii="Calibri" w:eastAsia="Calibri" w:hAnsi="Calibri" w:cs="Calibri"/>
          </w:rPr>
          <w:delText>to reduce the risk of accidents or errors.</w:delText>
        </w:r>
      </w:del>
    </w:p>
    <w:p w14:paraId="7065CCA2" w14:textId="7ED5964E" w:rsidR="40BC5FE5" w:rsidRDefault="40BC5FE5" w:rsidP="7B377ACF">
      <w:pPr>
        <w:rPr>
          <w:rFonts w:ascii="Calibri" w:eastAsia="Calibri" w:hAnsi="Calibri" w:cs="Calibri"/>
        </w:rPr>
      </w:pPr>
      <w:ins w:id="673" w:author="Carl Hagmann" w:date="2023-04-17T20:55:00Z">
        <w:r w:rsidRPr="121DFE5F">
          <w:rPr>
            <w:rFonts w:ascii="Calibri" w:eastAsia="Calibri" w:hAnsi="Calibri" w:cs="Calibri"/>
          </w:rPr>
          <w:t>The</w:t>
        </w:r>
        <w:r w:rsidRPr="7B377ACF">
          <w:rPr>
            <w:rFonts w:ascii="Calibri" w:eastAsia="Calibri" w:hAnsi="Calibri" w:cs="Calibri"/>
          </w:rPr>
          <w:t xml:space="preserve"> context subsystem </w:t>
        </w:r>
        <w:r w:rsidRPr="4849B972">
          <w:rPr>
            <w:rFonts w:ascii="Calibri" w:eastAsia="Calibri" w:hAnsi="Calibri" w:cs="Calibri"/>
          </w:rPr>
          <w:t>utilizes</w:t>
        </w:r>
        <w:r w:rsidRPr="7B377ACF">
          <w:rPr>
            <w:rFonts w:ascii="Calibri" w:eastAsia="Calibri" w:hAnsi="Calibri" w:cs="Calibri"/>
          </w:rPr>
          <w:t xml:space="preserve"> </w:t>
        </w:r>
        <w:del w:id="674" w:author="Chris Ullrich" w:date="2023-04-20T17:30:00Z">
          <w:r w:rsidRPr="7B377ACF" w:rsidDel="00B06F14">
            <w:rPr>
              <w:rFonts w:ascii="Calibri" w:eastAsia="Calibri" w:hAnsi="Calibri" w:cs="Calibri"/>
            </w:rPr>
            <w:delText>phone</w:delText>
          </w:r>
        </w:del>
      </w:ins>
      <w:ins w:id="675" w:author="Chris Ullrich" w:date="2023-04-20T17:30:00Z">
        <w:r w:rsidR="00B06F14">
          <w:rPr>
            <w:rFonts w:ascii="Calibri" w:eastAsia="Calibri" w:hAnsi="Calibri" w:cs="Calibri"/>
          </w:rPr>
          <w:t>wearable or handheld</w:t>
        </w:r>
      </w:ins>
      <w:ins w:id="676" w:author="Carl Hagmann" w:date="2023-04-17T20:55:00Z">
        <w:r w:rsidRPr="7B377ACF">
          <w:rPr>
            <w:rFonts w:ascii="Calibri" w:eastAsia="Calibri" w:hAnsi="Calibri" w:cs="Calibri"/>
          </w:rPr>
          <w:t xml:space="preserve"> sensor data such as movement and usage patterns </w:t>
        </w:r>
        <w:del w:id="677" w:author="Chris Ullrich" w:date="2023-04-20T17:30:00Z">
          <w:r w:rsidRPr="7B377ACF" w:rsidDel="00B06F14">
            <w:rPr>
              <w:rFonts w:ascii="Calibri" w:eastAsia="Calibri" w:hAnsi="Calibri" w:cs="Calibri"/>
            </w:rPr>
            <w:delText>and</w:delText>
          </w:r>
        </w:del>
      </w:ins>
      <w:ins w:id="678" w:author="Chris Ullrich" w:date="2023-04-20T17:30:00Z">
        <w:r w:rsidR="00B06F14">
          <w:rPr>
            <w:rFonts w:ascii="Calibri" w:eastAsia="Calibri" w:hAnsi="Calibri" w:cs="Calibri"/>
          </w:rPr>
          <w:t>along with</w:t>
        </w:r>
      </w:ins>
      <w:ins w:id="679" w:author="Carl Hagmann" w:date="2023-04-17T20:55:00Z">
        <w:r w:rsidRPr="7B377ACF">
          <w:rPr>
            <w:rFonts w:ascii="Calibri" w:eastAsia="Calibri" w:hAnsi="Calibri" w:cs="Calibri"/>
          </w:rPr>
          <w:t xml:space="preserve"> the </w:t>
        </w:r>
        <w:proofErr w:type="spellStart"/>
        <w:r w:rsidRPr="7B377ACF">
          <w:rPr>
            <w:rFonts w:ascii="Calibri" w:eastAsia="Calibri" w:hAnsi="Calibri" w:cs="Calibri"/>
          </w:rPr>
          <w:t>biosignals</w:t>
        </w:r>
        <w:proofErr w:type="spellEnd"/>
        <w:r w:rsidRPr="7B377ACF">
          <w:rPr>
            <w:rFonts w:ascii="Calibri" w:eastAsia="Calibri" w:hAnsi="Calibri" w:cs="Calibri"/>
          </w:rPr>
          <w:t xml:space="preserve"> subsystem </w:t>
        </w:r>
        <w:del w:id="680" w:author="Chris Ullrich" w:date="2023-04-20T17:30:00Z">
          <w:r w:rsidRPr="7B377ACF" w:rsidDel="00436FD2">
            <w:rPr>
              <w:rFonts w:ascii="Calibri" w:eastAsia="Calibri" w:hAnsi="Calibri" w:cs="Calibri"/>
            </w:rPr>
            <w:delText>can</w:delText>
          </w:r>
        </w:del>
      </w:ins>
      <w:ins w:id="681" w:author="Chris Ullrich" w:date="2023-04-20T17:30:00Z">
        <w:r w:rsidR="00436FD2">
          <w:rPr>
            <w:rFonts w:ascii="Calibri" w:eastAsia="Calibri" w:hAnsi="Calibri" w:cs="Calibri"/>
          </w:rPr>
          <w:t>to</w:t>
        </w:r>
      </w:ins>
      <w:ins w:id="682" w:author="Carl Hagmann" w:date="2023-04-17T20:55:00Z">
        <w:r w:rsidRPr="7B377ACF">
          <w:rPr>
            <w:rFonts w:ascii="Calibri" w:eastAsia="Calibri" w:hAnsi="Calibri" w:cs="Calibri"/>
          </w:rPr>
          <w:t xml:space="preserve"> sense at least one physical and/or mental signal, including but not limited to </w:t>
        </w:r>
        <w:proofErr w:type="spellStart"/>
        <w:r w:rsidRPr="7B377ACF">
          <w:rPr>
            <w:rFonts w:ascii="Calibri" w:eastAsia="Calibri" w:hAnsi="Calibri" w:cs="Calibri"/>
          </w:rPr>
          <w:t>biosignals</w:t>
        </w:r>
        <w:proofErr w:type="spellEnd"/>
        <w:r w:rsidRPr="7B377ACF">
          <w:rPr>
            <w:rFonts w:ascii="Calibri" w:eastAsia="Calibri" w:hAnsi="Calibri" w:cs="Calibri"/>
          </w:rPr>
          <w:t xml:space="preserve"> such as heart rate, skin conductance, and muscle tension</w:t>
        </w:r>
      </w:ins>
      <w:ins w:id="683" w:author="Carl Hagmann" w:date="2023-04-17T20:56:00Z">
        <w:r w:rsidRPr="08CBBA48">
          <w:rPr>
            <w:rFonts w:ascii="Calibri" w:eastAsia="Calibri" w:hAnsi="Calibri" w:cs="Calibri"/>
          </w:rPr>
          <w:t xml:space="preserve"> </w:t>
        </w:r>
        <w:r w:rsidRPr="0DD31959">
          <w:rPr>
            <w:rFonts w:ascii="Calibri" w:eastAsia="Calibri" w:hAnsi="Calibri" w:cs="Calibri"/>
          </w:rPr>
          <w:t xml:space="preserve">to detect fatigue or </w:t>
        </w:r>
        <w:r w:rsidRPr="7F2D8ED5">
          <w:rPr>
            <w:rFonts w:ascii="Calibri" w:eastAsia="Calibri" w:hAnsi="Calibri" w:cs="Calibri"/>
          </w:rPr>
          <w:t>distraction.</w:t>
        </w:r>
      </w:ins>
      <w:ins w:id="684" w:author="Carl Hagmann" w:date="2023-04-17T20:58:00Z">
        <w:r w:rsidR="73353A5D" w:rsidRPr="7673B0EC">
          <w:rPr>
            <w:rFonts w:ascii="Calibri" w:eastAsia="Calibri" w:hAnsi="Calibri" w:cs="Calibri"/>
          </w:rPr>
          <w:t xml:space="preserve"> The system uses a large language model to provide alerts, prompts, or recommendations for breaks, rest, or changes in work conditions in augmented reality to reduce the risk of accidents or errors.</w:t>
        </w:r>
      </w:ins>
      <w:ins w:id="685" w:author="Chris Ullrich" w:date="2023-04-20T17:30:00Z">
        <w:r w:rsidR="00436FD2">
          <w:rPr>
            <w:rFonts w:ascii="Calibri" w:eastAsia="Calibri" w:hAnsi="Calibri" w:cs="Calibri"/>
          </w:rPr>
          <w:t xml:space="preserve"> This feedback is </w:t>
        </w:r>
        <w:proofErr w:type="gramStart"/>
        <w:r w:rsidR="00436FD2">
          <w:rPr>
            <w:rFonts w:ascii="Calibri" w:eastAsia="Calibri" w:hAnsi="Calibri" w:cs="Calibri"/>
          </w:rPr>
          <w:t>provi</w:t>
        </w:r>
      </w:ins>
      <w:ins w:id="686" w:author="Chris Ullrich" w:date="2023-04-20T17:31:00Z">
        <w:r w:rsidR="00436FD2">
          <w:rPr>
            <w:rFonts w:ascii="Calibri" w:eastAsia="Calibri" w:hAnsi="Calibri" w:cs="Calibri"/>
          </w:rPr>
          <w:t>de</w:t>
        </w:r>
        <w:proofErr w:type="gramEnd"/>
        <w:r w:rsidR="00436FD2">
          <w:rPr>
            <w:rFonts w:ascii="Calibri" w:eastAsia="Calibri" w:hAnsi="Calibri" w:cs="Calibri"/>
          </w:rPr>
          <w:t xml:space="preserve"> in the form of visual, auditory or haptic stimulation.</w:t>
        </w:r>
      </w:ins>
    </w:p>
    <w:p w14:paraId="131B4863" w14:textId="65638143" w:rsidR="48524F6A" w:rsidRPr="007E0A71" w:rsidRDefault="48524F6A" w:rsidP="48524F6A">
      <w:pPr>
        <w:rPr>
          <w:rFonts w:ascii="Calibri" w:eastAsia="Calibri" w:hAnsi="Calibri" w:cs="Calibri"/>
        </w:rPr>
      </w:pPr>
    </w:p>
    <w:p w14:paraId="15A0209F" w14:textId="3E4CE7FB" w:rsidR="001A1BCC" w:rsidRDefault="66C89F57" w:rsidP="001A1BCC">
      <w:pPr>
        <w:rPr>
          <w:ins w:id="687" w:author="Chris Ullrich" w:date="2023-04-20T17:32:00Z"/>
          <w:rFonts w:ascii="Calibri" w:eastAsia="Calibri" w:hAnsi="Calibri" w:cs="Calibri"/>
        </w:rPr>
      </w:pPr>
      <w:r w:rsidRPr="007E0A71">
        <w:rPr>
          <w:rFonts w:ascii="Calibri" w:eastAsia="Calibri" w:hAnsi="Calibri" w:cs="Calibri"/>
        </w:rPr>
        <w:t xml:space="preserve">A system and method for reducing social isolation and loneliness by monitoring </w:t>
      </w:r>
      <w:proofErr w:type="spellStart"/>
      <w:r w:rsidRPr="007E0A71">
        <w:rPr>
          <w:rFonts w:ascii="Calibri" w:eastAsia="Calibri" w:hAnsi="Calibri" w:cs="Calibri"/>
        </w:rPr>
        <w:t>biosignals</w:t>
      </w:r>
      <w:proofErr w:type="spellEnd"/>
      <w:r w:rsidRPr="007E0A71">
        <w:rPr>
          <w:rFonts w:ascii="Calibri" w:eastAsia="Calibri" w:hAnsi="Calibri" w:cs="Calibri"/>
        </w:rPr>
        <w:t xml:space="preserve"> and </w:t>
      </w:r>
      <w:del w:id="688" w:author="Chris Ullrich" w:date="2023-04-20T17:31:00Z">
        <w:r w:rsidRPr="007E0A71" w:rsidDel="001A1BCC">
          <w:rPr>
            <w:rFonts w:ascii="Calibri" w:eastAsia="Calibri" w:hAnsi="Calibri" w:cs="Calibri"/>
          </w:rPr>
          <w:delText xml:space="preserve">phone </w:delText>
        </w:r>
      </w:del>
      <w:ins w:id="689" w:author="Chris Ullrich" w:date="2023-04-20T17:31:00Z">
        <w:r w:rsidR="001A1BCC">
          <w:rPr>
            <w:rFonts w:ascii="Calibri" w:eastAsia="Calibri" w:hAnsi="Calibri" w:cs="Calibri"/>
          </w:rPr>
          <w:t xml:space="preserve">other </w:t>
        </w:r>
      </w:ins>
      <w:r w:rsidRPr="007E0A71">
        <w:rPr>
          <w:rFonts w:ascii="Calibri" w:eastAsia="Calibri" w:hAnsi="Calibri" w:cs="Calibri"/>
        </w:rPr>
        <w:t xml:space="preserve">sensor data to detect and predict changes in the user's mood, activity, and social behavior. </w:t>
      </w:r>
      <w:ins w:id="690" w:author="Chris Ullrich" w:date="2023-04-20T17:31:00Z">
        <w:r w:rsidR="000D3AC2">
          <w:rPr>
            <w:rFonts w:ascii="Calibri" w:eastAsia="Calibri" w:hAnsi="Calibri" w:cs="Calibri"/>
          </w:rPr>
          <w:t xml:space="preserve">A historical record of the user’s </w:t>
        </w:r>
        <w:proofErr w:type="spellStart"/>
        <w:r w:rsidR="001A1BCC">
          <w:rPr>
            <w:rFonts w:ascii="Calibri" w:eastAsia="Calibri" w:hAnsi="Calibri" w:cs="Calibri"/>
          </w:rPr>
          <w:t>biosignals</w:t>
        </w:r>
        <w:proofErr w:type="spellEnd"/>
        <w:r w:rsidR="001A1BCC">
          <w:rPr>
            <w:rFonts w:ascii="Calibri" w:eastAsia="Calibri" w:hAnsi="Calibri" w:cs="Calibri"/>
          </w:rPr>
          <w:t xml:space="preserve"> and context i</w:t>
        </w:r>
      </w:ins>
      <w:ins w:id="691" w:author="Chris Ullrich" w:date="2023-04-20T17:32:00Z">
        <w:r w:rsidR="001A1BCC">
          <w:rPr>
            <w:rFonts w:ascii="Calibri" w:eastAsia="Calibri" w:hAnsi="Calibri" w:cs="Calibri"/>
          </w:rPr>
          <w:t>s tracked and fed into a l=</w:t>
        </w:r>
      </w:ins>
      <w:del w:id="692" w:author="Chris Ullrich" w:date="2023-04-20T17:32:00Z">
        <w:r w:rsidRPr="007E0A71" w:rsidDel="001A1BCC">
          <w:rPr>
            <w:rFonts w:ascii="Calibri" w:eastAsia="Calibri" w:hAnsi="Calibri" w:cs="Calibri"/>
          </w:rPr>
          <w:delText>The system uses</w:delText>
        </w:r>
      </w:del>
      <w:r w:rsidRPr="007E0A71">
        <w:rPr>
          <w:rFonts w:ascii="Calibri" w:eastAsia="Calibri" w:hAnsi="Calibri" w:cs="Calibri"/>
        </w:rPr>
        <w:t xml:space="preserve"> a large language model to provide personalized recommendations, activities, or connections to support the user's social well-being.</w:t>
      </w:r>
      <w:ins w:id="693" w:author="Chris Ullrich" w:date="2023-04-20T17:32:00Z">
        <w:r w:rsidR="001A1BCC" w:rsidRPr="001A1BCC">
          <w:rPr>
            <w:rFonts w:ascii="Calibri" w:eastAsia="Calibri" w:hAnsi="Calibri" w:cs="Calibri"/>
          </w:rPr>
          <w:t xml:space="preserve"> </w:t>
        </w:r>
        <w:r w:rsidR="001A1BCC">
          <w:rPr>
            <w:rFonts w:ascii="Calibri" w:eastAsia="Calibri" w:hAnsi="Calibri" w:cs="Calibri"/>
          </w:rPr>
          <w:t>This feedback is provide</w:t>
        </w:r>
      </w:ins>
      <w:ins w:id="694" w:author="Chris Ullrich" w:date="2023-04-20T17:33:00Z">
        <w:r w:rsidR="00033278">
          <w:rPr>
            <w:rFonts w:ascii="Calibri" w:eastAsia="Calibri" w:hAnsi="Calibri" w:cs="Calibri"/>
          </w:rPr>
          <w:t>d</w:t>
        </w:r>
      </w:ins>
      <w:ins w:id="695" w:author="Chris Ullrich" w:date="2023-04-20T17:32:00Z">
        <w:r w:rsidR="001A1BCC">
          <w:rPr>
            <w:rFonts w:ascii="Calibri" w:eastAsia="Calibri" w:hAnsi="Calibri" w:cs="Calibri"/>
          </w:rPr>
          <w:t xml:space="preserve"> in the form of visual, </w:t>
        </w:r>
        <w:proofErr w:type="gramStart"/>
        <w:r w:rsidR="001A1BCC">
          <w:rPr>
            <w:rFonts w:ascii="Calibri" w:eastAsia="Calibri" w:hAnsi="Calibri" w:cs="Calibri"/>
          </w:rPr>
          <w:t>auditory</w:t>
        </w:r>
        <w:proofErr w:type="gramEnd"/>
        <w:r w:rsidR="001A1BCC">
          <w:rPr>
            <w:rFonts w:ascii="Calibri" w:eastAsia="Calibri" w:hAnsi="Calibri" w:cs="Calibri"/>
          </w:rPr>
          <w:t xml:space="preserve"> or haptic stimulation.</w:t>
        </w:r>
      </w:ins>
    </w:p>
    <w:p w14:paraId="519539D4" w14:textId="10B72CC7" w:rsidR="66C89F57" w:rsidRPr="007E0A71" w:rsidDel="001A1BCC" w:rsidRDefault="66C89F57" w:rsidP="4D792FCC">
      <w:pPr>
        <w:rPr>
          <w:del w:id="696" w:author="Chris Ullrich" w:date="2023-04-20T17:32:00Z"/>
          <w:rFonts w:ascii="Calibri" w:eastAsia="Calibri" w:hAnsi="Calibri" w:cs="Calibri"/>
        </w:rPr>
      </w:pPr>
    </w:p>
    <w:p w14:paraId="2CAE3FE0" w14:textId="05099762" w:rsidR="0196C167" w:rsidRPr="007E0A71" w:rsidRDefault="0196C167" w:rsidP="0196C167"/>
    <w:p w14:paraId="032ED379" w14:textId="01F6C7C9" w:rsidR="001477E0" w:rsidRPr="007E0A71" w:rsidRDefault="100146DA" w:rsidP="00033278">
      <w:pPr>
        <w:rPr>
          <w:rFonts w:ascii="Calibri" w:eastAsia="Calibri" w:hAnsi="Calibri" w:cs="Calibri"/>
        </w:rPr>
        <w:pPrChange w:id="697" w:author="Chris Ullrich" w:date="2023-04-20T17:33:00Z">
          <w:pPr>
            <w:spacing w:line="259" w:lineRule="auto"/>
          </w:pPr>
        </w:pPrChange>
      </w:pPr>
      <w:r w:rsidRPr="007E0A71">
        <w:rPr>
          <w:rFonts w:ascii="Calibri" w:eastAsia="Calibri" w:hAnsi="Calibri" w:cs="Calibri"/>
        </w:rPr>
        <w:t xml:space="preserve">A system for enhancing the user's </w:t>
      </w:r>
      <w:commentRangeStart w:id="698"/>
      <w:del w:id="699" w:author="Chris Ullrich" w:date="2023-04-20T17:34:00Z">
        <w:r w:rsidR="0EA5A455" w:rsidRPr="007E0A71" w:rsidDel="00BE3EE0">
          <w:rPr>
            <w:rFonts w:ascii="Calibri" w:eastAsia="Calibri" w:hAnsi="Calibri" w:cs="Calibri"/>
          </w:rPr>
          <w:delText>“</w:delText>
        </w:r>
      </w:del>
      <w:del w:id="700" w:author="Chris Ullrich" w:date="2023-04-20T17:33:00Z">
        <w:r w:rsidR="47F32485" w:rsidRPr="007E0A71" w:rsidDel="00BE3EE0">
          <w:rPr>
            <w:rFonts w:ascii="Calibri" w:eastAsia="Calibri" w:hAnsi="Calibri" w:cs="Calibri"/>
          </w:rPr>
          <w:delText>responsive</w:delText>
        </w:r>
        <w:r w:rsidRPr="007E0A71" w:rsidDel="00BE3EE0">
          <w:rPr>
            <w:rFonts w:ascii="Calibri" w:eastAsia="Calibri" w:hAnsi="Calibri" w:cs="Calibri"/>
          </w:rPr>
          <w:delText xml:space="preserve"> reality</w:delText>
        </w:r>
        <w:r w:rsidR="27335BED" w:rsidRPr="007E0A71" w:rsidDel="00BE3EE0">
          <w:rPr>
            <w:rFonts w:ascii="Calibri" w:eastAsia="Calibri" w:hAnsi="Calibri" w:cs="Calibri"/>
          </w:rPr>
          <w:delText>”</w:delText>
        </w:r>
        <w:commentRangeEnd w:id="698"/>
        <w:r w:rsidDel="00BE3EE0">
          <w:rPr>
            <w:rStyle w:val="CommentReference"/>
          </w:rPr>
          <w:commentReference w:id="698"/>
        </w:r>
        <w:r w:rsidRPr="007E0A71" w:rsidDel="00BE3EE0">
          <w:rPr>
            <w:rFonts w:ascii="Calibri" w:eastAsia="Calibri" w:hAnsi="Calibri" w:cs="Calibri"/>
          </w:rPr>
          <w:delText xml:space="preserve"> </w:delText>
        </w:r>
      </w:del>
      <w:r w:rsidRPr="007E0A71">
        <w:rPr>
          <w:rFonts w:ascii="Calibri" w:eastAsia="Calibri" w:hAnsi="Calibri" w:cs="Calibri"/>
        </w:rPr>
        <w:t>experience in a museum</w:t>
      </w:r>
      <w:ins w:id="701" w:author="Chris Ullrich" w:date="2023-04-20T17:32:00Z">
        <w:r w:rsidR="00BC6CFC">
          <w:rPr>
            <w:rFonts w:ascii="Calibri" w:eastAsia="Calibri" w:hAnsi="Calibri" w:cs="Calibri"/>
          </w:rPr>
          <w:t>, or other public of novel location</w:t>
        </w:r>
      </w:ins>
      <w:del w:id="702" w:author="Chris Ullrich" w:date="2023-04-20T17:32:00Z">
        <w:r w:rsidRPr="007E0A71" w:rsidDel="00BC6CFC">
          <w:rPr>
            <w:rFonts w:ascii="Calibri" w:eastAsia="Calibri" w:hAnsi="Calibri" w:cs="Calibri"/>
          </w:rPr>
          <w:delText>,</w:delText>
        </w:r>
      </w:del>
      <w:r w:rsidRPr="007E0A71">
        <w:rPr>
          <w:rFonts w:ascii="Calibri" w:eastAsia="Calibri" w:hAnsi="Calibri" w:cs="Calibri"/>
        </w:rPr>
        <w:t xml:space="preserve"> using a combination of AR and a language model. The system utilizes </w:t>
      </w:r>
      <w:del w:id="703" w:author="Chris Ullrich" w:date="2023-04-20T17:32:00Z">
        <w:r w:rsidRPr="007E0A71" w:rsidDel="00F75C7E">
          <w:rPr>
            <w:rFonts w:ascii="Calibri" w:eastAsia="Calibri" w:hAnsi="Calibri" w:cs="Calibri"/>
          </w:rPr>
          <w:delText xml:space="preserve">the phone's </w:delText>
        </w:r>
      </w:del>
      <w:r w:rsidRPr="007E0A71">
        <w:rPr>
          <w:rFonts w:ascii="Calibri" w:eastAsia="Calibri" w:hAnsi="Calibri" w:cs="Calibri"/>
        </w:rPr>
        <w:t>sensor data, user language history, search history and interests</w:t>
      </w:r>
      <w:ins w:id="704" w:author="Chris Ullrich" w:date="2023-04-20T17:32:00Z">
        <w:r w:rsidR="0065102B">
          <w:rPr>
            <w:rFonts w:ascii="Calibri" w:eastAsia="Calibri" w:hAnsi="Calibri" w:cs="Calibri"/>
          </w:rPr>
          <w:t xml:space="preserve"> to</w:t>
        </w:r>
      </w:ins>
      <w:ins w:id="705" w:author="Chris Ullrich" w:date="2023-04-20T17:33:00Z">
        <w:r w:rsidR="0065102B">
          <w:rPr>
            <w:rFonts w:ascii="Calibri" w:eastAsia="Calibri" w:hAnsi="Calibri" w:cs="Calibri"/>
          </w:rPr>
          <w:t xml:space="preserve"> drive the prompt composer</w:t>
        </w:r>
      </w:ins>
      <w:r w:rsidRPr="007E0A71">
        <w:rPr>
          <w:rFonts w:ascii="Calibri" w:eastAsia="Calibri" w:hAnsi="Calibri" w:cs="Calibri"/>
        </w:rPr>
        <w:t>. The system then generates real-time descriptions, translations, or explanations of the exhibits, guiding the user to areas of particular interest and relating exhibits to their existing knowledge.</w:t>
      </w:r>
      <w:ins w:id="706" w:author="Chris Ullrich" w:date="2023-04-20T17:33:00Z">
        <w:r w:rsidR="00033278">
          <w:rPr>
            <w:rFonts w:ascii="Calibri" w:eastAsia="Calibri" w:hAnsi="Calibri" w:cs="Calibri"/>
          </w:rPr>
          <w:t xml:space="preserve"> This feedback is filtered and prioritized based on user location, gaze direction as well as estimated interest and arousal. This feedback is provided in the form of visual, </w:t>
        </w:r>
        <w:proofErr w:type="gramStart"/>
        <w:r w:rsidR="00033278">
          <w:rPr>
            <w:rFonts w:ascii="Calibri" w:eastAsia="Calibri" w:hAnsi="Calibri" w:cs="Calibri"/>
          </w:rPr>
          <w:t>auditory</w:t>
        </w:r>
        <w:proofErr w:type="gramEnd"/>
        <w:r w:rsidR="00033278">
          <w:rPr>
            <w:rFonts w:ascii="Calibri" w:eastAsia="Calibri" w:hAnsi="Calibri" w:cs="Calibri"/>
          </w:rPr>
          <w:t xml:space="preserve"> or haptic stimulation.</w:t>
        </w:r>
      </w:ins>
    </w:p>
    <w:p w14:paraId="7C15AB99" w14:textId="784034A8" w:rsidR="68F84624" w:rsidRPr="007E0A71" w:rsidRDefault="68F84624" w:rsidP="68F84624">
      <w:pPr>
        <w:spacing w:line="259" w:lineRule="auto"/>
        <w:rPr>
          <w:rFonts w:ascii="Calibri" w:eastAsia="Calibri" w:hAnsi="Calibri" w:cs="Calibri"/>
        </w:rPr>
      </w:pPr>
    </w:p>
    <w:p w14:paraId="64122C98" w14:textId="14CBF5EA" w:rsidR="00BE3EE0" w:rsidRPr="007E0A71" w:rsidRDefault="0D956385" w:rsidP="00BE3EE0">
      <w:pPr>
        <w:rPr>
          <w:ins w:id="707" w:author="Chris Ullrich" w:date="2023-04-20T17:34:00Z"/>
          <w:rFonts w:ascii="Calibri" w:eastAsia="Calibri" w:hAnsi="Calibri" w:cs="Calibri"/>
        </w:rPr>
      </w:pPr>
      <w:r w:rsidRPr="007E0A71">
        <w:rPr>
          <w:rFonts w:ascii="Calibri" w:eastAsia="Calibri" w:hAnsi="Calibri" w:cs="Calibri"/>
        </w:rPr>
        <w:t xml:space="preserve">A system for improving the user's </w:t>
      </w:r>
      <w:del w:id="708" w:author="Chris Ullrich" w:date="2023-04-20T17:34:00Z">
        <w:r w:rsidRPr="007E0A71" w:rsidDel="00BE3EE0">
          <w:rPr>
            <w:rFonts w:ascii="Calibri" w:eastAsia="Calibri" w:hAnsi="Calibri" w:cs="Calibri"/>
          </w:rPr>
          <w:delText xml:space="preserve">“assistive reality” </w:delText>
        </w:r>
      </w:del>
      <w:r w:rsidRPr="007E0A71">
        <w:rPr>
          <w:rFonts w:ascii="Calibri" w:eastAsia="Calibri" w:hAnsi="Calibri" w:cs="Calibri"/>
        </w:rPr>
        <w:t>experience in a hospital. The system uses AR and a language model to label medical equipment and provide real-time information, guidance, and instructions. The system also adapts the visual experience to the user's cognitive load and preferences, reducing stress and promoting understanding during medical procedures.</w:t>
      </w:r>
      <w:ins w:id="709" w:author="Chris Ullrich" w:date="2023-04-20T17:34:00Z">
        <w:r w:rsidR="00BE3EE0" w:rsidRPr="00BE3EE0">
          <w:rPr>
            <w:rFonts w:ascii="Calibri" w:eastAsia="Calibri" w:hAnsi="Calibri" w:cs="Calibri"/>
          </w:rPr>
          <w:t xml:space="preserve"> </w:t>
        </w:r>
        <w:r w:rsidR="00BE3EE0">
          <w:rPr>
            <w:rFonts w:ascii="Calibri" w:eastAsia="Calibri" w:hAnsi="Calibri" w:cs="Calibri"/>
          </w:rPr>
          <w:t xml:space="preserve">This feedback is filtered and prioritized based on user location, gaze direction as well as estimated interest and arousal. This feedback is provided in the form of visual, </w:t>
        </w:r>
        <w:proofErr w:type="gramStart"/>
        <w:r w:rsidR="00BE3EE0">
          <w:rPr>
            <w:rFonts w:ascii="Calibri" w:eastAsia="Calibri" w:hAnsi="Calibri" w:cs="Calibri"/>
          </w:rPr>
          <w:t>auditory</w:t>
        </w:r>
        <w:proofErr w:type="gramEnd"/>
        <w:r w:rsidR="00BE3EE0">
          <w:rPr>
            <w:rFonts w:ascii="Calibri" w:eastAsia="Calibri" w:hAnsi="Calibri" w:cs="Calibri"/>
          </w:rPr>
          <w:t xml:space="preserve"> or haptic stimulation.</w:t>
        </w:r>
      </w:ins>
    </w:p>
    <w:p w14:paraId="16E8E355" w14:textId="2845B20A" w:rsidR="0D956385" w:rsidRPr="007E0A71" w:rsidRDefault="0D956385" w:rsidP="38EF4DC2">
      <w:pPr>
        <w:rPr>
          <w:rFonts w:ascii="Calibri" w:eastAsia="Calibri" w:hAnsi="Calibri" w:cs="Calibri"/>
        </w:rPr>
      </w:pPr>
    </w:p>
    <w:p w14:paraId="1E19994A" w14:textId="73314645" w:rsidR="68F84624" w:rsidRPr="007E0A71" w:rsidRDefault="68F84624" w:rsidP="68F84624">
      <w:pPr>
        <w:spacing w:line="259" w:lineRule="auto"/>
        <w:rPr>
          <w:rFonts w:ascii="Calibri" w:eastAsia="Calibri" w:hAnsi="Calibri" w:cs="Calibri"/>
        </w:rPr>
      </w:pPr>
    </w:p>
    <w:p w14:paraId="2BFE9A09" w14:textId="5992CA44" w:rsidR="23634031" w:rsidRPr="007E0A71" w:rsidRDefault="23634031" w:rsidP="2E934684">
      <w:pPr>
        <w:spacing w:line="259" w:lineRule="auto"/>
        <w:rPr>
          <w:rFonts w:ascii="Calibri" w:eastAsia="Calibri" w:hAnsi="Calibri" w:cs="Calibri"/>
        </w:rPr>
      </w:pPr>
      <w:del w:id="710" w:author="Carl Hagmann" w:date="2023-04-17T21:04:00Z">
        <w:r w:rsidRPr="007E0A71">
          <w:rPr>
            <w:rFonts w:ascii="Calibri" w:eastAsia="Calibri" w:hAnsi="Calibri" w:cs="Calibri"/>
          </w:rPr>
          <w:delText>In another embodiment, a</w:delText>
        </w:r>
      </w:del>
      <w:ins w:id="711" w:author="Carl Hagmann" w:date="2023-04-17T21:04:00Z">
        <w:r w:rsidR="7A62AF2F" w:rsidRPr="2384A2A7">
          <w:rPr>
            <w:rFonts w:ascii="Calibri" w:eastAsia="Calibri" w:hAnsi="Calibri" w:cs="Calibri"/>
          </w:rPr>
          <w:t>A</w:t>
        </w:r>
      </w:ins>
      <w:r w:rsidRPr="007E0A71">
        <w:rPr>
          <w:rFonts w:ascii="Calibri" w:eastAsia="Calibri" w:hAnsi="Calibri" w:cs="Calibri"/>
        </w:rPr>
        <w:t xml:space="preserve"> system and method for improving language translation is provided. The system includes a biosensor subsystem that can sense physical signals, such as stress levels and respiration, and a context subsystem that infers the user's intent by utilizing contextual information such as language proficiency and cultural background. The system further includes a pre-trained natural language model that can utilize the set of tokens to provide personalized language translation and interpretation services to the user.</w:t>
      </w:r>
      <w:ins w:id="712" w:author="Chris Ullrich" w:date="2023-04-20T17:34:00Z">
        <w:r w:rsidR="00F660C8">
          <w:rPr>
            <w:rFonts w:ascii="Calibri" w:eastAsia="Calibri" w:hAnsi="Calibri" w:cs="Calibri"/>
          </w:rPr>
          <w:t xml:space="preserve"> These translations can be provided to the user via visual stimuli of an XR display </w:t>
        </w:r>
      </w:ins>
      <w:ins w:id="713" w:author="Chris Ullrich" w:date="2023-04-20T17:35:00Z">
        <w:r w:rsidR="00F660C8">
          <w:rPr>
            <w:rFonts w:ascii="Calibri" w:eastAsia="Calibri" w:hAnsi="Calibri" w:cs="Calibri"/>
          </w:rPr>
          <w:t>and/or by auditory stimuli.</w:t>
        </w:r>
      </w:ins>
    </w:p>
    <w:p w14:paraId="4CCD09A3" w14:textId="3D6D3984" w:rsidR="2E934684" w:rsidRPr="007E0A71" w:rsidRDefault="2E934684" w:rsidP="2E934684">
      <w:pPr>
        <w:spacing w:line="259" w:lineRule="auto"/>
        <w:rPr>
          <w:rFonts w:ascii="Calibri" w:eastAsia="Calibri" w:hAnsi="Calibri" w:cs="Calibri"/>
        </w:rPr>
      </w:pPr>
    </w:p>
    <w:p w14:paraId="239241BB" w14:textId="1B769DF3" w:rsidR="00E81BDB" w:rsidRPr="007E0A71" w:rsidRDefault="23634031" w:rsidP="00E81BDB">
      <w:pPr>
        <w:spacing w:line="259" w:lineRule="auto"/>
        <w:rPr>
          <w:ins w:id="714" w:author="Chris Ullrich" w:date="2023-04-20T17:35:00Z"/>
          <w:rFonts w:ascii="Calibri" w:eastAsia="Calibri" w:hAnsi="Calibri" w:cs="Calibri"/>
        </w:rPr>
      </w:pPr>
      <w:del w:id="715" w:author="Carl Hagmann" w:date="2023-04-17T21:04:00Z">
        <w:r w:rsidRPr="007E0A71">
          <w:rPr>
            <w:rFonts w:ascii="Calibri" w:eastAsia="Calibri" w:hAnsi="Calibri" w:cs="Calibri"/>
          </w:rPr>
          <w:delText>In another embodiment, a</w:delText>
        </w:r>
      </w:del>
      <w:ins w:id="716" w:author="Carl Hagmann" w:date="2023-04-17T21:04:00Z">
        <w:r w:rsidR="2492C933" w:rsidRPr="76282E38">
          <w:rPr>
            <w:rFonts w:ascii="Calibri" w:eastAsia="Calibri" w:hAnsi="Calibri" w:cs="Calibri"/>
          </w:rPr>
          <w:t>A</w:t>
        </w:r>
      </w:ins>
      <w:r w:rsidRPr="007E0A71">
        <w:rPr>
          <w:rFonts w:ascii="Calibri" w:eastAsia="Calibri" w:hAnsi="Calibri" w:cs="Calibri"/>
        </w:rPr>
        <w:t xml:space="preserve"> system and method for improving driving safety is provided. The system includes a biosensor subsystem that can sense physical signals, such as heart rate and respiratory rate, and a context subsystem that infers the user's intent by utilizing contextual information such as driving conditions and distractions. The system further includes a pre-trained natural language model that can utilize the set of tokens to provide personalized driving safety recommendations and alerts to the user.</w:t>
      </w:r>
      <w:ins w:id="717" w:author="Chris Ullrich" w:date="2023-04-20T17:35:00Z">
        <w:r w:rsidR="00E81BDB" w:rsidRPr="00E81BDB">
          <w:rPr>
            <w:rFonts w:ascii="Calibri" w:eastAsia="Calibri" w:hAnsi="Calibri" w:cs="Calibri"/>
          </w:rPr>
          <w:t xml:space="preserve"> </w:t>
        </w:r>
        <w:r w:rsidR="00E81BDB">
          <w:rPr>
            <w:rFonts w:ascii="Calibri" w:eastAsia="Calibri" w:hAnsi="Calibri" w:cs="Calibri"/>
          </w:rPr>
          <w:t>These translations can be provided to the user via visual stimuli of an XR display, by auditory stimuli or by haptic feedback through vehicle instrumentation.</w:t>
        </w:r>
      </w:ins>
    </w:p>
    <w:p w14:paraId="029B2420" w14:textId="0A303258" w:rsidR="2E934684" w:rsidRPr="007E0A71" w:rsidDel="00E81BDB" w:rsidRDefault="2E934684" w:rsidP="2E934684">
      <w:pPr>
        <w:spacing w:line="259" w:lineRule="auto"/>
        <w:rPr>
          <w:del w:id="718" w:author="Chris Ullrich" w:date="2023-04-20T17:35:00Z"/>
        </w:rPr>
      </w:pPr>
    </w:p>
    <w:p w14:paraId="4AC71C1E" w14:textId="1F2AE0FA" w:rsidR="68F84624" w:rsidRDefault="68F84624" w:rsidP="68F84624">
      <w:pPr>
        <w:spacing w:line="259" w:lineRule="auto"/>
        <w:rPr>
          <w:rFonts w:ascii="Calibri" w:eastAsia="Calibri" w:hAnsi="Calibri" w:cs="Calibri"/>
          <w:color w:val="D1D5DB"/>
        </w:rPr>
      </w:pPr>
    </w:p>
    <w:p w14:paraId="0679AB83" w14:textId="3D0888D4" w:rsidR="001477E0" w:rsidRDefault="00807E0B" w:rsidP="007348C2">
      <w:pPr>
        <w:pStyle w:val="Heading3"/>
        <w:rPr>
          <w:color w:val="auto"/>
        </w:rPr>
      </w:pPr>
      <w:r w:rsidRPr="32EA17CE">
        <w:rPr>
          <w:color w:val="auto"/>
        </w:rPr>
        <w:t xml:space="preserve">Dialog system that only uses biosensing to drive </w:t>
      </w:r>
      <w:proofErr w:type="gramStart"/>
      <w:r w:rsidRPr="32EA17CE">
        <w:rPr>
          <w:color w:val="auto"/>
        </w:rPr>
        <w:t>responses</w:t>
      </w:r>
      <w:proofErr w:type="gramEnd"/>
    </w:p>
    <w:p w14:paraId="248CD10B" w14:textId="0854BDD6" w:rsidR="00292906" w:rsidDel="0081169A" w:rsidRDefault="00A24195" w:rsidP="007348C2">
      <w:pPr>
        <w:rPr>
          <w:del w:id="719" w:author="Chris Ullrich" w:date="2023-04-20T17:37:00Z"/>
        </w:rPr>
      </w:pPr>
      <w:r>
        <w:t xml:space="preserve">In </w:t>
      </w:r>
      <w:r w:rsidR="00193A71">
        <w:t>another</w:t>
      </w:r>
      <w:r>
        <w:t xml:space="preserve"> embodiment, the </w:t>
      </w:r>
      <w:r w:rsidR="004B4A24">
        <w:t xml:space="preserve">system </w:t>
      </w:r>
      <w:r w:rsidR="00857AFC">
        <w:t xml:space="preserve">utilizes </w:t>
      </w:r>
      <w:r w:rsidR="00132BC9">
        <w:t xml:space="preserve">context – including from </w:t>
      </w:r>
      <w:proofErr w:type="spellStart"/>
      <w:r w:rsidR="00132BC9">
        <w:t>biosignals</w:t>
      </w:r>
      <w:proofErr w:type="spellEnd"/>
      <w:r w:rsidR="000A2A11">
        <w:t xml:space="preserve"> and other sensor input -</w:t>
      </w:r>
      <w:r w:rsidR="00857AFC">
        <w:t xml:space="preserve"> to provide input to the prompt composer. This</w:t>
      </w:r>
      <w:r w:rsidR="004F1881">
        <w:t xml:space="preserve"> </w:t>
      </w:r>
      <w:r w:rsidR="00707B2C">
        <w:t xml:space="preserve">embodiment is useful for driving agency outputs that are indicative of user body language for example. In one use case, a user is engaged in dialog with another </w:t>
      </w:r>
      <w:r w:rsidR="007D0D30">
        <w:t>person</w:t>
      </w:r>
      <w:r w:rsidR="00707B2C">
        <w:t xml:space="preserve">. As the </w:t>
      </w:r>
      <w:r w:rsidR="007D0D30">
        <w:t xml:space="preserve">other person talks, the audio is </w:t>
      </w:r>
      <w:r w:rsidR="00476D55">
        <w:t xml:space="preserve">converted into tokens using the context tokenizer and the user’s physiological and cognitive response is estimated from biosensor data. These two tokenized </w:t>
      </w:r>
      <w:r w:rsidR="371794B5">
        <w:t>strea</w:t>
      </w:r>
      <w:r w:rsidR="00C467C0">
        <w:t>ms</w:t>
      </w:r>
      <w:r w:rsidR="00476D55">
        <w:t xml:space="preserve"> drive the language model to generate agency that expresses the user’s </w:t>
      </w:r>
      <w:del w:id="720" w:author="Chris Ullrich" w:date="2023-04-20T17:36:00Z">
        <w:r w:rsidR="00476D55" w:rsidDel="00E9353D">
          <w:delText xml:space="preserve">innate </w:delText>
        </w:r>
      </w:del>
      <w:ins w:id="721" w:author="Chris Ullrich" w:date="2023-04-20T17:36:00Z">
        <w:r w:rsidR="00E9353D">
          <w:t xml:space="preserve">likely </w:t>
        </w:r>
      </w:ins>
      <w:r w:rsidR="00476D55">
        <w:t>response</w:t>
      </w:r>
      <w:ins w:id="722" w:author="Chris Ullrich" w:date="2023-04-20T17:36:00Z">
        <w:r w:rsidR="00E9353D">
          <w:t>s</w:t>
        </w:r>
      </w:ins>
      <w:r w:rsidR="00476D55">
        <w:t xml:space="preserve"> to the speaker. </w:t>
      </w:r>
      <w:ins w:id="723" w:author="Chris Ullrich" w:date="2023-04-20T17:36:00Z">
        <w:r w:rsidR="00E9353D">
          <w:t>The user can then select appropriate responses and have them communicated to the dialog counterparty.</w:t>
        </w:r>
        <w:r w:rsidR="005717C6">
          <w:t xml:space="preserve"> In this embodiment, no user prompt is required to drive predictions.</w:t>
        </w:r>
      </w:ins>
      <w:ins w:id="724" w:author="Chris Ullrich" w:date="2023-04-20T17:37:00Z">
        <w:r w:rsidR="0081169A">
          <w:t xml:space="preserve"> </w:t>
        </w:r>
      </w:ins>
    </w:p>
    <w:p w14:paraId="2AAD0782" w14:textId="77777777" w:rsidR="00292906" w:rsidDel="0081169A" w:rsidRDefault="00292906" w:rsidP="007348C2">
      <w:pPr>
        <w:rPr>
          <w:del w:id="725" w:author="Chris Ullrich" w:date="2023-04-20T17:37:00Z"/>
        </w:rPr>
      </w:pPr>
    </w:p>
    <w:p w14:paraId="0F7796A6" w14:textId="1B2AA131" w:rsidR="00BF7AF3" w:rsidRDefault="00476D55" w:rsidP="007348C2">
      <w:del w:id="726" w:author="Chris Ullrich" w:date="2023-04-20T17:37:00Z">
        <w:r w:rsidDel="002A716B">
          <w:delText>For example</w:delText>
        </w:r>
      </w:del>
      <w:ins w:id="727" w:author="Chris Ullrich" w:date="2023-04-20T17:37:00Z">
        <w:r w:rsidR="002A716B">
          <w:t>In another embodiment</w:t>
        </w:r>
      </w:ins>
      <w:r>
        <w:t xml:space="preserve">, </w:t>
      </w:r>
      <w:r w:rsidR="00292CD4">
        <w:t>‘</w:t>
      </w:r>
      <w:r w:rsidR="001D3916">
        <w:t>nodding head and listening with interest’ could be an output from the language model</w:t>
      </w:r>
      <w:r w:rsidR="009F51C9">
        <w:t xml:space="preserve">, which could then be </w:t>
      </w:r>
      <w:commentRangeStart w:id="728"/>
      <w:r w:rsidR="009F51C9">
        <w:t xml:space="preserve">used to drive some robotic </w:t>
      </w:r>
      <w:r w:rsidR="00954F1E">
        <w:t>system or simply an emoji response that is rendered back to the speaker</w:t>
      </w:r>
      <w:commentRangeEnd w:id="728"/>
      <w:r>
        <w:rPr>
          <w:rStyle w:val="CommentReference"/>
        </w:rPr>
        <w:commentReference w:id="728"/>
      </w:r>
      <w:r w:rsidR="00954F1E">
        <w:t>.</w:t>
      </w:r>
      <w:r w:rsidR="00EA294C">
        <w:t xml:space="preserve"> </w:t>
      </w:r>
      <w:r w:rsidR="00262B1A">
        <w:t xml:space="preserve">In another embodiment, a user’s </w:t>
      </w:r>
      <w:r w:rsidR="00AB1A08">
        <w:t xml:space="preserve">physical state could be used to </w:t>
      </w:r>
      <w:r w:rsidR="003A677C">
        <w:t xml:space="preserve">prioritize utterances that </w:t>
      </w:r>
      <w:r w:rsidR="00D63915">
        <w:t>would address their immediate needs</w:t>
      </w:r>
      <w:r w:rsidR="00AC7231">
        <w:t xml:space="preserve"> </w:t>
      </w:r>
      <w:r w:rsidR="007A4B05">
        <w:t>or activities</w:t>
      </w:r>
      <w:r w:rsidR="00D977FB">
        <w:t xml:space="preserve">, such as requesting </w:t>
      </w:r>
      <w:r w:rsidR="00F52E3B">
        <w:t xml:space="preserve">assistance </w:t>
      </w:r>
      <w:r w:rsidR="00363D26">
        <w:t>or</w:t>
      </w:r>
      <w:r w:rsidR="007A4B05">
        <w:t xml:space="preserve"> exposing </w:t>
      </w:r>
      <w:r w:rsidR="000F7BF2">
        <w:t xml:space="preserve">health monitor information to the user </w:t>
      </w:r>
      <w:r w:rsidR="0045345A">
        <w:t>when exercise activities are detected.</w:t>
      </w:r>
    </w:p>
    <w:p w14:paraId="48BE928C" w14:textId="77777777" w:rsidR="007348C2" w:rsidRDefault="007348C2" w:rsidP="007348C2"/>
    <w:p w14:paraId="47DE0928" w14:textId="76453535" w:rsidR="00807E0B" w:rsidRDefault="00DC5385" w:rsidP="007348C2">
      <w:pPr>
        <w:pStyle w:val="Heading3"/>
        <w:rPr>
          <w:color w:val="auto"/>
        </w:rPr>
      </w:pPr>
      <w:proofErr w:type="spellStart"/>
      <w:r w:rsidRPr="32EA17CE">
        <w:rPr>
          <w:color w:val="auto"/>
        </w:rPr>
        <w:t>Biosignals</w:t>
      </w:r>
      <w:proofErr w:type="spellEnd"/>
      <w:r w:rsidRPr="32EA17CE">
        <w:rPr>
          <w:color w:val="auto"/>
        </w:rPr>
        <w:t xml:space="preserve"> are used to </w:t>
      </w:r>
      <w:r w:rsidR="00066055" w:rsidRPr="32EA17CE">
        <w:rPr>
          <w:color w:val="auto"/>
        </w:rPr>
        <w:t xml:space="preserve">infer the tone or style of the </w:t>
      </w:r>
      <w:r w:rsidR="004B3707" w:rsidRPr="32EA17CE">
        <w:rPr>
          <w:color w:val="auto"/>
        </w:rPr>
        <w:t xml:space="preserve">model </w:t>
      </w:r>
      <w:proofErr w:type="gramStart"/>
      <w:r w:rsidR="004B3707" w:rsidRPr="32EA17CE">
        <w:rPr>
          <w:color w:val="auto"/>
        </w:rPr>
        <w:t>output</w:t>
      </w:r>
      <w:proofErr w:type="gramEnd"/>
    </w:p>
    <w:p w14:paraId="7790EB84" w14:textId="3C151B45" w:rsidR="000E5D4A" w:rsidRDefault="00BF7AF3" w:rsidP="007348C2">
      <w:r>
        <w:t xml:space="preserve">In </w:t>
      </w:r>
      <w:r w:rsidR="00193A71">
        <w:t>another</w:t>
      </w:r>
      <w:r>
        <w:t xml:space="preserve"> embodiment, the </w:t>
      </w:r>
      <w:proofErr w:type="spellStart"/>
      <w:r>
        <w:t>biosignals</w:t>
      </w:r>
      <w:proofErr w:type="spellEnd"/>
      <w:r>
        <w:t xml:space="preserve"> tokenizer utilizes </w:t>
      </w:r>
      <w:proofErr w:type="spellStart"/>
      <w:r>
        <w:t>biosignals</w:t>
      </w:r>
      <w:proofErr w:type="spellEnd"/>
      <w:r>
        <w:t xml:space="preserve"> information, in part, to generate stylistic or tonal prompt tokens. In one exemplary embodiment, the system can use brain sensing data and/or heart rate data to estimate the user’s level of arousal or engagement with the context. When arousal is high, the </w:t>
      </w:r>
      <w:proofErr w:type="spellStart"/>
      <w:r>
        <w:t>biosignals</w:t>
      </w:r>
      <w:proofErr w:type="spellEnd"/>
      <w:r>
        <w:t xml:space="preserve"> tokenizer can generate more emphatic or excited tokens: </w:t>
      </w:r>
      <w:proofErr w:type="gramStart"/>
      <w:r>
        <w:t>e.g.</w:t>
      </w:r>
      <w:proofErr w:type="gramEnd"/>
      <w:r>
        <w:t xml:space="preserve"> ‘excited, happy, engaged’. When arousal is low, the tokenizer can generate tokens with less interest or excitement: </w:t>
      </w:r>
      <w:proofErr w:type="gramStart"/>
      <w:r>
        <w:t>e.g.</w:t>
      </w:r>
      <w:proofErr w:type="gramEnd"/>
      <w:r>
        <w:t xml:space="preserve"> ‘bored, disinterested</w:t>
      </w:r>
      <w:r w:rsidR="00244C44">
        <w:t>.</w:t>
      </w:r>
      <w:r>
        <w:t>’</w:t>
      </w:r>
      <w:r w:rsidR="00244C44">
        <w:t xml:space="preserve"> The system could also be directly adjusted by the user, such as selecting emoji to alter </w:t>
      </w:r>
      <w:r w:rsidR="008B34F4">
        <w:t xml:space="preserve">the output’s </w:t>
      </w:r>
      <w:r w:rsidR="00116015">
        <w:t>persona, tone, or “mood</w:t>
      </w:r>
      <w:r w:rsidR="008B34F4">
        <w:t>.</w:t>
      </w:r>
      <w:r w:rsidR="00116015">
        <w:t>”</w:t>
      </w:r>
      <w:ins w:id="729" w:author="Chris Ullrich" w:date="2023-04-20T17:38:00Z">
        <w:r w:rsidR="00B117B3">
          <w:t xml:space="preserve"> These prompt tokens </w:t>
        </w:r>
        <w:r w:rsidR="00C65F7D">
          <w:t xml:space="preserve">are then incorporated into the prompt via the prompt composer and </w:t>
        </w:r>
        <w:r w:rsidR="008E36BF">
          <w:t xml:space="preserve">generate outputs from the LLM that reflect the user’s sensed tone and style. These outputs could be rendered visually or </w:t>
        </w:r>
      </w:ins>
      <w:ins w:id="730" w:author="Chris Ullrich" w:date="2023-04-20T17:39:00Z">
        <w:r w:rsidR="008E36BF">
          <w:t>auditorily</w:t>
        </w:r>
        <w:r w:rsidR="00E83EFE">
          <w:t xml:space="preserve"> or in some embodiments, could be transmitted over a network</w:t>
        </w:r>
        <w:r w:rsidR="009D1081">
          <w:t xml:space="preserve"> to a remote server.</w:t>
        </w:r>
      </w:ins>
    </w:p>
    <w:p w14:paraId="6B938214" w14:textId="77777777" w:rsidR="002F6F60" w:rsidRDefault="002F6F60" w:rsidP="007348C2">
      <w:pPr>
        <w:rPr>
          <w:ins w:id="731" w:author="Chris Ullrich" w:date="2023-04-20T17:40:00Z"/>
        </w:rPr>
      </w:pPr>
    </w:p>
    <w:p w14:paraId="13AEE626" w14:textId="663BD3C0" w:rsidR="004640BA" w:rsidRDefault="00804E1B" w:rsidP="007348C2">
      <w:pPr>
        <w:rPr>
          <w:ins w:id="732" w:author="Carl Hagmann" w:date="2023-04-17T21:05:00Z"/>
        </w:rPr>
      </w:pPr>
      <w:ins w:id="733" w:author="Chris Ullrich" w:date="2023-04-20T17:40:00Z">
        <w:r>
          <w:t xml:space="preserve">In another embodiment, the </w:t>
        </w:r>
        <w:r w:rsidR="009870E5">
          <w:t xml:space="preserve">context system can sense the state of a </w:t>
        </w:r>
        <w:r w:rsidR="00833605">
          <w:t xml:space="preserve">controllable </w:t>
        </w:r>
      </w:ins>
      <w:ins w:id="734" w:author="Chris Ullrich" w:date="2023-04-20T17:41:00Z">
        <w:r w:rsidR="00833605">
          <w:t>entity</w:t>
        </w:r>
      </w:ins>
      <w:ins w:id="735" w:author="Chris Ullrich" w:date="2023-04-20T17:40:00Z">
        <w:r w:rsidR="00833605">
          <w:t xml:space="preserve"> such as a vehicle, assembly line or robotic system. A tokenized representation of this</w:t>
        </w:r>
      </w:ins>
      <w:ins w:id="736" w:author="Chris Ullrich" w:date="2023-04-20T17:41:00Z">
        <w:r w:rsidR="00833605">
          <w:t xml:space="preserve"> state can be used as input to the LLM along with a prompt identifying the desired state of the controllable entity. </w:t>
        </w:r>
        <w:r w:rsidR="00380645">
          <w:t xml:space="preserve">The LLM can be instructed to generate corrective control commands that will </w:t>
        </w:r>
        <w:r w:rsidR="00FE16EF">
          <w:t>modify the state of the control</w:t>
        </w:r>
      </w:ins>
      <w:ins w:id="737" w:author="Chris Ullrich" w:date="2023-04-20T17:42:00Z">
        <w:r w:rsidR="00FE16EF">
          <w:t>lable entity.</w:t>
        </w:r>
        <w:r w:rsidR="00A90904">
          <w:t xml:space="preserve"> </w:t>
        </w:r>
      </w:ins>
      <w:ins w:id="738" w:author="Chris Ullrich" w:date="2023-04-11T09:26:00Z">
        <w:del w:id="739" w:author="Carl Hagmann" w:date="2023-04-12T15:22:00Z">
          <w:r w:rsidR="00136E73" w:rsidDel="36B07DD7">
            <w:delText>&lt;Carl to add non-interactive embodiment</w:delText>
          </w:r>
        </w:del>
      </w:ins>
      <w:ins w:id="740" w:author="Carl Hagmann" w:date="2023-04-12T15:19:00Z">
        <w:del w:id="741" w:author="Chris Ullrich" w:date="2023-04-20T17:42:00Z">
          <w:r w:rsidR="6779E2B6" w:rsidDel="00A90904">
            <w:delText xml:space="preserve">In another embodiment, the context subsystem </w:delText>
          </w:r>
        </w:del>
      </w:ins>
      <w:ins w:id="742" w:author="Carl Hagmann" w:date="2023-04-12T15:20:00Z">
        <w:del w:id="743" w:author="Chris Ullrich" w:date="2023-04-20T17:42:00Z">
          <w:r w:rsidR="6779E2B6" w:rsidDel="00A90904">
            <w:delText xml:space="preserve">can deliver commands </w:delText>
          </w:r>
          <w:r w:rsidR="5DD2CD9F" w:rsidDel="00A90904">
            <w:delText xml:space="preserve">through the LLM </w:delText>
          </w:r>
          <w:r w:rsidR="6779E2B6" w:rsidDel="00A90904">
            <w:delText>for robotics or other machinery</w:delText>
          </w:r>
        </w:del>
      </w:ins>
      <w:ins w:id="744" w:author="Carl Hagmann" w:date="2023-04-12T15:28:00Z">
        <w:del w:id="745" w:author="Chris Ullrich" w:date="2023-04-20T17:42:00Z">
          <w:r w:rsidR="7096E824" w:rsidDel="00A90904">
            <w:delText>, without a human user in the loop</w:delText>
          </w:r>
        </w:del>
      </w:ins>
      <w:ins w:id="746" w:author="Carl Hagmann" w:date="2023-04-12T15:20:00Z">
        <w:del w:id="747" w:author="Chris Ullrich" w:date="2023-04-20T17:42:00Z">
          <w:r w:rsidR="32952704" w:rsidDel="00A90904">
            <w:delText xml:space="preserve">. </w:delText>
          </w:r>
        </w:del>
        <w:r w:rsidR="32952704">
          <w:t>In one e</w:t>
        </w:r>
      </w:ins>
      <w:ins w:id="748" w:author="Carl Hagmann" w:date="2023-04-12T15:21:00Z">
        <w:r w:rsidR="32952704">
          <w:t xml:space="preserve">xemplary embodiment, the context subsystem </w:t>
        </w:r>
      </w:ins>
      <w:ins w:id="749" w:author="Carl Hagmann" w:date="2023-04-17T21:04:00Z">
        <w:r w:rsidR="186F7141">
          <w:t xml:space="preserve">may </w:t>
        </w:r>
      </w:ins>
      <w:ins w:id="750" w:author="Carl Hagmann" w:date="2023-04-12T15:24:00Z">
        <w:r w:rsidR="6F63743C">
          <w:t>serve</w:t>
        </w:r>
        <w:r w:rsidR="6E400B08">
          <w:t xml:space="preserve"> assembly line robots by </w:t>
        </w:r>
      </w:ins>
      <w:ins w:id="751" w:author="Carl Hagmann" w:date="2023-04-12T15:21:00Z">
        <w:r w:rsidR="32952704">
          <w:t>detect</w:t>
        </w:r>
      </w:ins>
      <w:ins w:id="752" w:author="Carl Hagmann" w:date="2023-04-12T15:24:00Z">
        <w:r w:rsidR="09D01349">
          <w:t>ing</w:t>
        </w:r>
      </w:ins>
      <w:ins w:id="753" w:author="Carl Hagmann" w:date="2023-04-12T15:22:00Z">
        <w:r w:rsidR="5FF92356">
          <w:t xml:space="preserve"> </w:t>
        </w:r>
      </w:ins>
      <w:ins w:id="754" w:author="Carl Hagmann" w:date="2023-04-12T15:23:00Z">
        <w:r w:rsidR="5FF92356">
          <w:t xml:space="preserve">anomalies in </w:t>
        </w:r>
        <w:r w:rsidR="62A11E6A">
          <w:t>the</w:t>
        </w:r>
      </w:ins>
      <w:ins w:id="755" w:author="Carl Hagmann" w:date="2023-04-12T15:21:00Z">
        <w:r w:rsidR="32952704">
          <w:t xml:space="preserve"> </w:t>
        </w:r>
      </w:ins>
      <w:ins w:id="756" w:author="Carl Hagmann" w:date="2023-04-12T15:23:00Z">
        <w:r w:rsidR="62A11E6A">
          <w:t>visual field that indicate</w:t>
        </w:r>
      </w:ins>
      <w:ins w:id="757" w:author="Carl Hagmann" w:date="2023-04-12T15:24:00Z">
        <w:r w:rsidR="54458527">
          <w:t xml:space="preserve"> changes in orientation of items in the assembly line</w:t>
        </w:r>
      </w:ins>
      <w:ins w:id="758" w:author="Carl Hagmann" w:date="2023-04-12T15:25:00Z">
        <w:r w:rsidR="54458527">
          <w:t>.</w:t>
        </w:r>
      </w:ins>
      <w:ins w:id="759" w:author="Carl Hagmann" w:date="2023-04-17T21:05:00Z">
        <w:r w:rsidR="226AC11E">
          <w:t xml:space="preserve"> </w:t>
        </w:r>
      </w:ins>
    </w:p>
    <w:p w14:paraId="5E2EF4C3" w14:textId="040E85ED" w:rsidR="62D50CD7" w:rsidRDefault="62D50CD7" w:rsidP="62D50CD7">
      <w:pPr>
        <w:rPr>
          <w:ins w:id="760" w:author="Chris Ullrich" w:date="2023-04-20T17:58:00Z"/>
        </w:rPr>
      </w:pPr>
    </w:p>
    <w:p w14:paraId="164377E3" w14:textId="10FCD4F9" w:rsidR="009C32C0" w:rsidRDefault="009C32C0" w:rsidP="62D50CD7">
      <w:pPr>
        <w:rPr>
          <w:ins w:id="761" w:author="Chris Ullrich" w:date="2023-04-20T17:58:00Z"/>
        </w:rPr>
      </w:pPr>
      <w:ins w:id="762" w:author="Chris Ullrich" w:date="2023-04-20T17:58:00Z">
        <w:r>
          <w:t>Simultaneous Users</w:t>
        </w:r>
      </w:ins>
    </w:p>
    <w:p w14:paraId="7A24AE80" w14:textId="154BA51A" w:rsidR="009C32C0" w:rsidDel="00B71D13" w:rsidRDefault="009C32C0" w:rsidP="00B71D13">
      <w:pPr>
        <w:rPr>
          <w:ins w:id="763" w:author="Carl Hagmann" w:date="2023-04-17T21:05:00Z"/>
          <w:del w:id="764" w:author="Chris Ullrich" w:date="2023-04-20T18:01:00Z"/>
        </w:rPr>
        <w:pPrChange w:id="765" w:author="Chris Ullrich" w:date="2023-04-20T18:01:00Z">
          <w:pPr/>
        </w:pPrChange>
      </w:pPr>
      <w:ins w:id="766" w:author="Chris Ullrich" w:date="2023-04-20T17:58:00Z">
        <w:r>
          <w:t xml:space="preserve">In some embodiments more than one user is interacting </w:t>
        </w:r>
      </w:ins>
      <w:ins w:id="767" w:author="Chris Ullrich" w:date="2023-04-20T17:59:00Z">
        <w:r>
          <w:t>with a common artifact, environment or in a social scenario. In these embodiments, each user may have an instance of one or more of the embodiments described her</w:t>
        </w:r>
        <w:r w:rsidR="0064519C">
          <w:t>e</w:t>
        </w:r>
        <w:r>
          <w:t>in</w:t>
        </w:r>
        <w:r w:rsidR="001257A5">
          <w:t>. Further when multiple such systems are present, they may establish direct, digital communication with ea</w:t>
        </w:r>
      </w:ins>
      <w:ins w:id="768" w:author="Chris Ullrich" w:date="2023-04-20T18:00:00Z">
        <w:r w:rsidR="001257A5">
          <w:t>ch other via a local area or mesh network to enable direct context transmission and exchange of LLM outputs.</w:t>
        </w:r>
        <w:r w:rsidR="001D4531">
          <w:t xml:space="preserve"> In some </w:t>
        </w:r>
        <w:proofErr w:type="gramStart"/>
        <w:r w:rsidR="001D4531">
          <w:t>instances</w:t>
        </w:r>
        <w:proofErr w:type="gramEnd"/>
        <w:r w:rsidR="001D4531">
          <w:t xml:space="preserve"> one or more of the simultaneous users may be a robot or other autonomous agent. In yet other instanc</w:t>
        </w:r>
      </w:ins>
      <w:ins w:id="769" w:author="Chris Ullrich" w:date="2023-04-20T18:01:00Z">
        <w:r w:rsidR="001D4531">
          <w:t xml:space="preserve">es one or more of the users may be an assistive animal such as a </w:t>
        </w:r>
        <w:r w:rsidR="00B71D13">
          <w:t>sight impaired support dog.</w:t>
        </w:r>
      </w:ins>
      <w:ins w:id="770" w:author="Chris Ullrich" w:date="2023-04-20T17:59:00Z">
        <w:r>
          <w:t xml:space="preserve"> </w:t>
        </w:r>
      </w:ins>
    </w:p>
    <w:p w14:paraId="585554CE" w14:textId="34295593" w:rsidR="004640BA" w:rsidDel="00B71D13" w:rsidRDefault="004640BA" w:rsidP="00B71D13">
      <w:pPr>
        <w:rPr>
          <w:del w:id="771" w:author="Chris Ullrich" w:date="2023-04-20T18:01:00Z"/>
        </w:rPr>
        <w:pPrChange w:id="772" w:author="Chris Ullrich" w:date="2023-04-20T18:01:00Z">
          <w:pPr/>
        </w:pPrChange>
      </w:pPr>
    </w:p>
    <w:p w14:paraId="3BEC4CD3" w14:textId="77777777" w:rsidR="007348C2" w:rsidRDefault="007348C2" w:rsidP="00B71D13">
      <w:pPr>
        <w:rPr>
          <w:ins w:id="773" w:author="Chris Ullrich" w:date="2023-04-20T18:01:00Z"/>
        </w:rPr>
      </w:pPr>
    </w:p>
    <w:p w14:paraId="66C4E0CB" w14:textId="77777777" w:rsidR="00B71D13" w:rsidRDefault="00B71D13" w:rsidP="00B71D13"/>
    <w:p w14:paraId="0A540292" w14:textId="3F514850" w:rsidR="004B3707" w:rsidRDefault="00E0772F" w:rsidP="007348C2">
      <w:pPr>
        <w:pStyle w:val="Heading3"/>
        <w:rPr>
          <w:color w:val="auto"/>
        </w:rPr>
      </w:pPr>
      <w:commentRangeStart w:id="774"/>
      <w:commentRangeStart w:id="775"/>
      <w:r w:rsidRPr="32EA17CE">
        <w:rPr>
          <w:color w:val="auto"/>
        </w:rPr>
        <w:t>Background is the user’s collected works in a specific topic area</w:t>
      </w:r>
      <w:commentRangeEnd w:id="774"/>
      <w:r>
        <w:rPr>
          <w:rStyle w:val="CommentReference"/>
        </w:rPr>
        <w:commentReference w:id="774"/>
      </w:r>
      <w:commentRangeEnd w:id="775"/>
      <w:r>
        <w:rPr>
          <w:rStyle w:val="CommentReference"/>
        </w:rPr>
        <w:commentReference w:id="775"/>
      </w:r>
    </w:p>
    <w:p w14:paraId="49BACBEF" w14:textId="4456F095" w:rsidR="007348C2" w:rsidRDefault="00D63E62" w:rsidP="007348C2">
      <w:r>
        <w:t xml:space="preserve">In another embodiment, </w:t>
      </w:r>
      <w:r w:rsidR="00482F06">
        <w:t xml:space="preserve">the </w:t>
      </w:r>
      <w:r w:rsidR="00F202AB">
        <w:t xml:space="preserve">historical work product is a collection of documents, images or other media that represent the user’s collected works in a specific topic area. For example, the user might be an expert in a specific topic such as </w:t>
      </w:r>
      <w:r w:rsidR="003C38F0">
        <w:t>eighteenth-century</w:t>
      </w:r>
      <w:r w:rsidR="00877D37">
        <w:t xml:space="preserve"> literature</w:t>
      </w:r>
      <w:r w:rsidR="0057613B">
        <w:t xml:space="preserve">, </w:t>
      </w:r>
      <w:r w:rsidR="00325048">
        <w:t xml:space="preserve">or </w:t>
      </w:r>
      <w:r w:rsidR="0042266E">
        <w:t xml:space="preserve">electrical engineering. </w:t>
      </w:r>
      <w:r w:rsidR="00995487">
        <w:t xml:space="preserve">The user may have written articles, curricula, videos, etc. These can be </w:t>
      </w:r>
      <w:r w:rsidR="00330510">
        <w:t>incorporated into the historical work product and summarized or tokenized as appropriate</w:t>
      </w:r>
      <w:r w:rsidR="00277877">
        <w:t>. In some embodiments, the amount of background work is substantial and could alternatively require that the LLM itself is retrained with this additional information.</w:t>
      </w:r>
      <w:r w:rsidR="00651665">
        <w:t xml:space="preserve"> This historical information is incorporated into the context token stream and provided as background to the LLM prompt composer</w:t>
      </w:r>
      <w:r w:rsidR="005A2B98">
        <w:t>. In this configuration, the</w:t>
      </w:r>
      <w:r w:rsidR="004339DA">
        <w:t xml:space="preserve"> sensed context, </w:t>
      </w:r>
      <w:proofErr w:type="spellStart"/>
      <w:r w:rsidR="004339DA">
        <w:t>biosignals</w:t>
      </w:r>
      <w:proofErr w:type="spellEnd"/>
      <w:r w:rsidR="004339DA">
        <w:t xml:space="preserve"> and </w:t>
      </w:r>
      <w:del w:id="776" w:author="Carl Hagmann" w:date="2023-04-17T21:05:00Z">
        <w:r w:rsidR="00F021CB">
          <w:delText xml:space="preserve">multimodal </w:delText>
        </w:r>
      </w:del>
      <w:ins w:id="777" w:author="Carl Hagmann" w:date="2023-04-17T21:05:00Z">
        <w:r w:rsidR="3EC5899C">
          <w:t xml:space="preserve">user </w:t>
        </w:r>
      </w:ins>
      <w:r w:rsidR="5547CDBC">
        <w:t>prompt</w:t>
      </w:r>
      <w:r w:rsidR="00F021CB">
        <w:t xml:space="preserve"> </w:t>
      </w:r>
      <w:proofErr w:type="gramStart"/>
      <w:r w:rsidR="00F021CB">
        <w:t>are</w:t>
      </w:r>
      <w:proofErr w:type="gramEnd"/>
      <w:r w:rsidR="00F021CB">
        <w:t xml:space="preserve"> used to </w:t>
      </w:r>
      <w:r w:rsidR="00B96446">
        <w:t xml:space="preserve">construct a prompt </w:t>
      </w:r>
      <w:r w:rsidR="00FB1AAF">
        <w:t xml:space="preserve">that specifically relates to the historical work product. </w:t>
      </w:r>
      <w:r w:rsidR="00A84B1C">
        <w:t xml:space="preserve">In one use case, this would cause the </w:t>
      </w:r>
      <w:r w:rsidR="009548A9">
        <w:t>output text to be in the style of the background material or framed in the technical jargon of a specific technical discipline.</w:t>
      </w:r>
    </w:p>
    <w:p w14:paraId="6BA4DC86" w14:textId="1AC829C9" w:rsidR="3BED1A1C" w:rsidRDefault="3BED1A1C" w:rsidP="00FF561F">
      <w:pPr>
        <w:pStyle w:val="Heading2"/>
      </w:pPr>
    </w:p>
    <w:p w14:paraId="1EF53142" w14:textId="12A55168" w:rsidR="3BED1A1C" w:rsidRDefault="3BED1A1C" w:rsidP="3BED1A1C">
      <w:pPr>
        <w:pStyle w:val="Heading3"/>
        <w:rPr>
          <w:color w:val="auto"/>
        </w:rPr>
      </w:pPr>
      <w:r w:rsidRPr="32EA17CE">
        <w:rPr>
          <w:color w:val="auto"/>
        </w:rPr>
        <w:t>Historical user works</w:t>
      </w:r>
      <w:r w:rsidR="3B2C174E" w:rsidRPr="32EA17CE">
        <w:rPr>
          <w:color w:val="auto"/>
        </w:rPr>
        <w:t xml:space="preserve"> pretrain</w:t>
      </w:r>
      <w:r w:rsidR="3584F86A" w:rsidRPr="32EA17CE">
        <w:rPr>
          <w:color w:val="auto"/>
        </w:rPr>
        <w:t xml:space="preserve"> </w:t>
      </w:r>
      <w:r w:rsidRPr="32EA17CE">
        <w:rPr>
          <w:color w:val="auto"/>
        </w:rPr>
        <w:t xml:space="preserve">the LLM to be better respond to compositional </w:t>
      </w:r>
      <w:proofErr w:type="gramStart"/>
      <w:r w:rsidRPr="32EA17CE">
        <w:rPr>
          <w:color w:val="auto"/>
        </w:rPr>
        <w:t>prompts</w:t>
      </w:r>
      <w:proofErr w:type="gramEnd"/>
    </w:p>
    <w:p w14:paraId="210F403A" w14:textId="74DE6E1C" w:rsidR="3BED1A1C" w:rsidRDefault="3BED1A1C">
      <w:r>
        <w:t xml:space="preserve">In another embodiment, the historical compositional data is </w:t>
      </w:r>
      <w:r w:rsidR="50C88F88">
        <w:t>pre-</w:t>
      </w:r>
      <w:r>
        <w:t xml:space="preserve">tagged with relevant semantic </w:t>
      </w:r>
      <w:r w:rsidR="22A6F598">
        <w:t xml:space="preserve">context tokens </w:t>
      </w:r>
      <w:r w:rsidR="324A90AB">
        <w:t xml:space="preserve">prior to any utterances being generated and </w:t>
      </w:r>
      <w:r w:rsidR="1EF63EBA">
        <w:t>is pas</w:t>
      </w:r>
      <w:del w:id="778" w:author="Carl Hagmann" w:date="2023-04-11T14:31:00Z">
        <w:r w:rsidR="1EF63EBA">
          <w:delText>s</w:delText>
        </w:r>
      </w:del>
      <w:r w:rsidR="1EF63EBA">
        <w:t xml:space="preserve">sed as </w:t>
      </w:r>
      <w:r>
        <w:t xml:space="preserve">training input to the LLM. </w:t>
      </w:r>
      <w:r w:rsidR="0FB7C702">
        <w:t xml:space="preserve">As in the above embodiment the </w:t>
      </w:r>
      <w:r>
        <w:t xml:space="preserve">LLM </w:t>
      </w:r>
      <w:r w:rsidR="3A842820">
        <w:t xml:space="preserve">is tuned </w:t>
      </w:r>
      <w:r>
        <w:t xml:space="preserve">so that it </w:t>
      </w:r>
      <w:proofErr w:type="gramStart"/>
      <w:r>
        <w:t>is capable of generating</w:t>
      </w:r>
      <w:proofErr w:type="gramEnd"/>
      <w:r>
        <w:t xml:space="preserve"> output that contains more user specific knowledge and </w:t>
      </w:r>
      <w:r w:rsidR="15586EDE">
        <w:t xml:space="preserve">tone </w:t>
      </w:r>
      <w:r>
        <w:t>appropriate to the target output format. For example</w:t>
      </w:r>
      <w:ins w:id="779" w:author="Chris Ullrich" w:date="2023-04-20T17:45:00Z">
        <w:r w:rsidR="0001178B">
          <w:t>,</w:t>
        </w:r>
      </w:ins>
      <w:r>
        <w:t xml:space="preserve"> a user might import their chat history which would be tagged not only with the conversation partner but also with the type of conversation, such as </w:t>
      </w:r>
      <w:r w:rsidR="2B692725">
        <w:t>an informal one about sports,</w:t>
      </w:r>
      <w:r>
        <w:t xml:space="preserve"> which could then be used to improve the </w:t>
      </w:r>
      <w:proofErr w:type="gramStart"/>
      <w:r>
        <w:t>models</w:t>
      </w:r>
      <w:proofErr w:type="gramEnd"/>
      <w:r>
        <w:t xml:space="preserve"> ability to generate speech in the users tone when they discuss sports with friends or family in the future. </w:t>
      </w:r>
    </w:p>
    <w:p w14:paraId="397095D9" w14:textId="03FA144F" w:rsidR="3BED1A1C" w:rsidDel="0001178B" w:rsidRDefault="11C93D18" w:rsidP="3BED1A1C">
      <w:pPr>
        <w:rPr>
          <w:del w:id="780" w:author="Chris Ullrich" w:date="2023-04-20T17:45:00Z"/>
          <w:highlight w:val="yellow"/>
          <w:rPrChange w:id="781" w:author="Carl Hagmann" w:date="2023-04-11T12:03:00Z">
            <w:rPr>
              <w:del w:id="782" w:author="Chris Ullrich" w:date="2023-04-20T17:45:00Z"/>
            </w:rPr>
          </w:rPrChange>
        </w:rPr>
      </w:pPr>
      <w:del w:id="783" w:author="Chris Ullrich" w:date="2023-04-20T17:45:00Z">
        <w:r w:rsidRPr="543C11E4" w:rsidDel="0001178B">
          <w:rPr>
            <w:highlight w:val="yellow"/>
            <w:rPrChange w:id="784" w:author="Carl Hagmann" w:date="2023-04-11T12:03:00Z">
              <w:rPr/>
            </w:rPrChange>
          </w:rPr>
          <w:delText>Would we capture the “assisted reality” or “responsive reality” stuff in here? I’m ambivalent but was advised to continue a record of use</w:delText>
        </w:r>
      </w:del>
    </w:p>
    <w:p w14:paraId="2E438578" w14:textId="77777777" w:rsidR="00277877" w:rsidRPr="007348C2" w:rsidRDefault="00277877" w:rsidP="007348C2">
      <w:pPr>
        <w:rPr>
          <w:highlight w:val="yellow"/>
          <w:rPrChange w:id="785" w:author="Carl Hagmann" w:date="2023-04-11T12:03:00Z">
            <w:rPr/>
          </w:rPrChange>
        </w:rPr>
      </w:pPr>
    </w:p>
    <w:p w14:paraId="15D59FDE" w14:textId="79A7B35E" w:rsidR="00E0772F" w:rsidRDefault="00510ADB" w:rsidP="007348C2">
      <w:pPr>
        <w:pStyle w:val="Heading3"/>
        <w:rPr>
          <w:color w:val="auto"/>
        </w:rPr>
      </w:pPr>
      <w:r w:rsidRPr="32EA17CE">
        <w:rPr>
          <w:color w:val="auto"/>
        </w:rPr>
        <w:t xml:space="preserve">Background is a specific set of tasks or instructions for the user to execute a </w:t>
      </w:r>
      <w:proofErr w:type="gramStart"/>
      <w:r w:rsidRPr="32EA17CE">
        <w:rPr>
          <w:color w:val="auto"/>
        </w:rPr>
        <w:t>task</w:t>
      </w:r>
      <w:proofErr w:type="gramEnd"/>
    </w:p>
    <w:p w14:paraId="407932BD" w14:textId="6AC38EBB" w:rsidR="00C75BB9" w:rsidRDefault="00540485" w:rsidP="00C75BB9">
      <w:r>
        <w:t xml:space="preserve">In another embodiment, the </w:t>
      </w:r>
      <w:r w:rsidR="00902925">
        <w:t xml:space="preserve">historical </w:t>
      </w:r>
      <w:r w:rsidR="00544FFB">
        <w:t xml:space="preserve">work product is a specific set of instructions related to a task that the user </w:t>
      </w:r>
      <w:r w:rsidR="00E14E21">
        <w:t>needs to perform or will soon perform. The task can be in nearly any domain including cooking, m</w:t>
      </w:r>
      <w:r w:rsidR="00A27131">
        <w:t xml:space="preserve">echanical repair, </w:t>
      </w:r>
      <w:proofErr w:type="spellStart"/>
      <w:r w:rsidR="00323A95">
        <w:t>craftmaking</w:t>
      </w:r>
      <w:proofErr w:type="spellEnd"/>
      <w:r w:rsidR="00323A95">
        <w:t xml:space="preserve"> or </w:t>
      </w:r>
      <w:r w:rsidR="003825FA">
        <w:t xml:space="preserve">computer programming. </w:t>
      </w:r>
      <w:r w:rsidR="00CB7604">
        <w:t xml:space="preserve">The context subsystem estimates the appropriate state of the target of the task using available sensors. The biosensor information estimates the user’s body configuration as well as their level of mental workload, </w:t>
      </w:r>
      <w:proofErr w:type="gramStart"/>
      <w:r w:rsidR="00CB7604">
        <w:t>fatigue</w:t>
      </w:r>
      <w:proofErr w:type="gramEnd"/>
      <w:r w:rsidR="00CB7604">
        <w:t xml:space="preserve"> and frustration with the task. The </w:t>
      </w:r>
      <w:del w:id="786" w:author="Carl Hagmann" w:date="2023-04-17T21:10:00Z">
        <w:r w:rsidR="00CB7604">
          <w:delText>multimodal</w:delText>
        </w:r>
        <w:r w:rsidDel="65BE3D81">
          <w:delText xml:space="preserve"> </w:delText>
        </w:r>
      </w:del>
      <w:ins w:id="787" w:author="Carl Hagmann" w:date="2023-04-17T21:10:00Z">
        <w:r w:rsidR="4E039759">
          <w:t>user</w:t>
        </w:r>
        <w:r w:rsidR="00CB7604">
          <w:t xml:space="preserve"> </w:t>
        </w:r>
      </w:ins>
      <w:r w:rsidR="00CB7604">
        <w:t xml:space="preserve">prompt can include user instructions for pacing the task execution. The prompt composer </w:t>
      </w:r>
      <w:r w:rsidR="00DC386A">
        <w:t xml:space="preserve">can create a prompt that asks the LLM to generate </w:t>
      </w:r>
      <w:r w:rsidR="00A63A52">
        <w:t>instructions for the next step in the process and/or for the system to provide feedback on the user’s performance of the task</w:t>
      </w:r>
      <w:r w:rsidR="00AD06AC">
        <w:t>. In some embodiments, this feedback can also include coaching to improve user confidence or reduce anxiety.</w:t>
      </w:r>
      <w:ins w:id="788" w:author="Chris Ullrich" w:date="2023-04-20T17:46:00Z">
        <w:r w:rsidR="00B94A5E">
          <w:t xml:space="preserve"> The instructions or coaching feedback may be provided to the user as visual or auditory stimuli using an appropriate rendering device such as a pair of </w:t>
        </w:r>
      </w:ins>
      <w:ins w:id="789" w:author="Chris Ullrich" w:date="2023-04-20T17:47:00Z">
        <w:r w:rsidR="00B94A5E">
          <w:t>XR glasses or a headphone.</w:t>
        </w:r>
      </w:ins>
    </w:p>
    <w:p w14:paraId="68B93BFF" w14:textId="77777777" w:rsidR="00AD06AC" w:rsidRPr="00C75BB9" w:rsidRDefault="00AD06AC" w:rsidP="00C75BB9"/>
    <w:p w14:paraId="59895D22" w14:textId="6ED66105" w:rsidR="00510ADB" w:rsidRDefault="00561FA9" w:rsidP="007348C2">
      <w:pPr>
        <w:pStyle w:val="Heading3"/>
        <w:rPr>
          <w:color w:val="auto"/>
        </w:rPr>
      </w:pPr>
      <w:r w:rsidRPr="32EA17CE">
        <w:rPr>
          <w:color w:val="auto"/>
        </w:rPr>
        <w:t xml:space="preserve">Context estimate is the difference between observed and </w:t>
      </w:r>
      <w:proofErr w:type="gramStart"/>
      <w:r w:rsidRPr="32EA17CE">
        <w:rPr>
          <w:color w:val="auto"/>
        </w:rPr>
        <w:t>expected</w:t>
      </w:r>
      <w:proofErr w:type="gramEnd"/>
    </w:p>
    <w:p w14:paraId="18400AC4" w14:textId="77777777" w:rsidR="00371F92" w:rsidRDefault="00774AF6" w:rsidP="0020628C">
      <w:r>
        <w:t xml:space="preserve">In another embodiment, the context subsystem uses available sensors and background information to estimate the difference between the observed state of an external </w:t>
      </w:r>
      <w:r w:rsidR="00F44932">
        <w:t xml:space="preserve">artifact and a desired or expected state. For example, the user may be repairing an </w:t>
      </w:r>
      <w:proofErr w:type="gramStart"/>
      <w:r w:rsidR="00F44932">
        <w:t>engine</w:t>
      </w:r>
      <w:proofErr w:type="gramEnd"/>
      <w:r w:rsidR="00F44932">
        <w:t xml:space="preserve"> but the context subsystem notes that the user is missing some key tools to complete the task. The </w:t>
      </w:r>
      <w:r w:rsidR="00FD507D">
        <w:t xml:space="preserve">context subsystem may </w:t>
      </w:r>
      <w:r w:rsidR="005F5799">
        <w:t xml:space="preserve">drive the prompt composer to ensure that the user has the correct tools for the job at hand, </w:t>
      </w:r>
      <w:proofErr w:type="gramStart"/>
      <w:r w:rsidR="005F5799">
        <w:t>e.g.</w:t>
      </w:r>
      <w:proofErr w:type="gramEnd"/>
      <w:r w:rsidR="005F5799">
        <w:t xml:space="preserve"> ‘you’ll need a </w:t>
      </w:r>
      <w:r w:rsidR="00AD36B6">
        <w:t>screwdriver with a T6 bit to complete this repair’.</w:t>
      </w:r>
      <w:r w:rsidR="003358CF">
        <w:t xml:space="preserve"> In another use case, the context estimator may use external sensors to identify a potentially hazardous situation such as </w:t>
      </w:r>
      <w:r w:rsidR="00A01590">
        <w:t>collapsed roadway</w:t>
      </w:r>
      <w:r w:rsidR="004E1AC4">
        <w:t xml:space="preserve"> or pathway that a user is walking along</w:t>
      </w:r>
      <w:r w:rsidR="00AB4282">
        <w:t xml:space="preserve">. This context discrepancy can </w:t>
      </w:r>
      <w:r w:rsidR="005369E6">
        <w:t xml:space="preserve">be used to </w:t>
      </w:r>
      <w:r w:rsidR="009948CF">
        <w:t>provide feedback to the user</w:t>
      </w:r>
      <w:r w:rsidR="00371F92">
        <w:t xml:space="preserve"> which is then verified using the biosensing system (</w:t>
      </w:r>
      <w:proofErr w:type="gramStart"/>
      <w:r w:rsidR="00371F92">
        <w:t>e.g.</w:t>
      </w:r>
      <w:proofErr w:type="gramEnd"/>
      <w:r w:rsidR="00371F92">
        <w:t xml:space="preserve"> the user stops or changes course).</w:t>
      </w:r>
    </w:p>
    <w:p w14:paraId="4D8FC6F6" w14:textId="1CF904F6" w:rsidR="0020628C" w:rsidRPr="0020628C" w:rsidRDefault="00EC09D4" w:rsidP="0020628C">
      <w:r>
        <w:t xml:space="preserve"> </w:t>
      </w:r>
    </w:p>
    <w:p w14:paraId="1FF22ED0" w14:textId="72EF602C" w:rsidR="00561FA9" w:rsidRDefault="00D26FF6" w:rsidP="007348C2">
      <w:pPr>
        <w:pStyle w:val="Heading3"/>
        <w:rPr>
          <w:color w:val="auto"/>
        </w:rPr>
      </w:pPr>
      <w:r w:rsidRPr="32EA17CE">
        <w:rPr>
          <w:color w:val="auto"/>
        </w:rPr>
        <w:t xml:space="preserve">Background </w:t>
      </w:r>
      <w:r w:rsidR="00EF4068" w:rsidRPr="32EA17CE">
        <w:rPr>
          <w:color w:val="auto"/>
        </w:rPr>
        <w:t xml:space="preserve">includes labels that can be associated with </w:t>
      </w:r>
      <w:r w:rsidR="00FD0E50" w:rsidRPr="32EA17CE">
        <w:rPr>
          <w:color w:val="auto"/>
        </w:rPr>
        <w:t xml:space="preserve">sensor </w:t>
      </w:r>
      <w:proofErr w:type="gramStart"/>
      <w:r w:rsidR="00FD0E50" w:rsidRPr="32EA17CE">
        <w:rPr>
          <w:color w:val="auto"/>
        </w:rPr>
        <w:t>data</w:t>
      </w:r>
      <w:proofErr w:type="gramEnd"/>
    </w:p>
    <w:p w14:paraId="7AC7C00C" w14:textId="068DB170" w:rsidR="00557C2F" w:rsidRDefault="00CA2EC6" w:rsidP="00371F92">
      <w:r>
        <w:t xml:space="preserve">In another embodiment, the background data includes informational labels that can be associated with sensor streams such as video or audio. </w:t>
      </w:r>
      <w:r w:rsidR="008372F5">
        <w:t>These informational lab</w:t>
      </w:r>
      <w:r w:rsidR="001B2755">
        <w:t xml:space="preserve">els can be </w:t>
      </w:r>
      <w:r w:rsidR="00CD4356">
        <w:t xml:space="preserve">used along with biosensor information such as the look vector of the user’s eyes </w:t>
      </w:r>
      <w:proofErr w:type="gramStart"/>
      <w:r w:rsidR="00CD4356">
        <w:t>in order to</w:t>
      </w:r>
      <w:proofErr w:type="gramEnd"/>
      <w:r w:rsidR="00CD4356">
        <w:t xml:space="preserve"> provide contextually relevant commentary on an environment. For example, the user might be in a museum and the context system</w:t>
      </w:r>
      <w:r w:rsidR="000D05EF">
        <w:t>’s video sensor classifies a</w:t>
      </w:r>
      <w:r w:rsidR="00C46CE9">
        <w:t xml:space="preserve"> specific artifact for which there is background information. This</w:t>
      </w:r>
      <w:r w:rsidR="00557C2F">
        <w:t xml:space="preserve"> can then generate a running monologue as a user explores the museum environment.</w:t>
      </w:r>
      <w:r w:rsidR="00945F3A">
        <w:t xml:space="preserve"> Another embodiment</w:t>
      </w:r>
      <w:r w:rsidR="0007603E">
        <w:t xml:space="preserve"> is </w:t>
      </w:r>
      <w:r w:rsidR="00B85146">
        <w:t xml:space="preserve">expressive, where </w:t>
      </w:r>
      <w:r w:rsidR="00807D7D">
        <w:t xml:space="preserve">a forward-facing camera </w:t>
      </w:r>
      <w:r w:rsidR="00F40DB8">
        <w:t xml:space="preserve">could detect a person, object, or activity that </w:t>
      </w:r>
      <w:r w:rsidR="00275C3D">
        <w:t>enriches the model’s potential output.</w:t>
      </w:r>
      <w:ins w:id="790" w:author="Chris Ullrich" w:date="2023-04-20T17:48:00Z">
        <w:r w:rsidR="00B87199">
          <w:t xml:space="preserve"> In one exemplary embodiment a vision impaired user may receive a running </w:t>
        </w:r>
      </w:ins>
      <w:ins w:id="791" w:author="Chris Ullrich" w:date="2023-04-20T17:49:00Z">
        <w:r w:rsidR="00A05F58">
          <w:t>monologue</w:t>
        </w:r>
        <w:r w:rsidR="00B87199">
          <w:t xml:space="preserve"> of key classified elements of their environment </w:t>
        </w:r>
        <w:proofErr w:type="gramStart"/>
        <w:r w:rsidR="00B87199">
          <w:t>in order to</w:t>
        </w:r>
        <w:proofErr w:type="gramEnd"/>
        <w:r w:rsidR="00B87199">
          <w:t xml:space="preserve"> enable them to navigate or otherwise function in a</w:t>
        </w:r>
        <w:r w:rsidR="00A05F58">
          <w:t>n unfamiliar location.</w:t>
        </w:r>
      </w:ins>
    </w:p>
    <w:p w14:paraId="008E7FD6" w14:textId="68A41BB4" w:rsidR="00371F92" w:rsidRPr="00371F92" w:rsidRDefault="00C46CE9" w:rsidP="00371F92">
      <w:r>
        <w:t xml:space="preserve"> </w:t>
      </w:r>
    </w:p>
    <w:p w14:paraId="572664ED" w14:textId="5D832E44" w:rsidR="003C105D" w:rsidRDefault="0053126D" w:rsidP="00557C2F">
      <w:pPr>
        <w:pStyle w:val="Heading3"/>
        <w:rPr>
          <w:color w:val="auto"/>
        </w:rPr>
      </w:pPr>
      <w:commentRangeStart w:id="792"/>
      <w:proofErr w:type="spellStart"/>
      <w:r w:rsidRPr="32EA17CE">
        <w:rPr>
          <w:color w:val="auto"/>
        </w:rPr>
        <w:t>Biosignal</w:t>
      </w:r>
      <w:proofErr w:type="spellEnd"/>
      <w:r w:rsidR="00140B3E" w:rsidRPr="32EA17CE">
        <w:rPr>
          <w:color w:val="auto"/>
        </w:rPr>
        <w:t xml:space="preserve"> tokenizer </w:t>
      </w:r>
      <w:r w:rsidR="009B6D28" w:rsidRPr="32EA17CE">
        <w:rPr>
          <w:color w:val="auto"/>
        </w:rPr>
        <w:t xml:space="preserve">includes information about desired vs observed </w:t>
      </w:r>
      <w:r w:rsidR="003C105D" w:rsidRPr="32EA17CE">
        <w:rPr>
          <w:color w:val="auto"/>
        </w:rPr>
        <w:t>user body state</w:t>
      </w:r>
      <w:commentRangeEnd w:id="792"/>
      <w:r>
        <w:rPr>
          <w:rStyle w:val="CommentReference"/>
        </w:rPr>
        <w:commentReference w:id="792"/>
      </w:r>
    </w:p>
    <w:p w14:paraId="745BECE4" w14:textId="6E584943" w:rsidR="00557C2F" w:rsidRDefault="00A75886" w:rsidP="00557C2F">
      <w:r>
        <w:t xml:space="preserve">In another embodiment, the </w:t>
      </w:r>
      <w:proofErr w:type="spellStart"/>
      <w:r>
        <w:t>biosignal</w:t>
      </w:r>
      <w:proofErr w:type="spellEnd"/>
      <w:r>
        <w:t xml:space="preserve"> </w:t>
      </w:r>
      <w:r w:rsidR="00494B80">
        <w:t xml:space="preserve">subsystem specifically identifies differences between observed physiology or cognitive state and desired or expected state. This information is encoded and combined with the context and multimodal prompt to </w:t>
      </w:r>
      <w:r w:rsidR="00B03563">
        <w:t xml:space="preserve">drive a coaching or </w:t>
      </w:r>
      <w:proofErr w:type="gramStart"/>
      <w:r w:rsidR="00B03563">
        <w:t>guidance oriented</w:t>
      </w:r>
      <w:proofErr w:type="gramEnd"/>
      <w:r w:rsidR="00B03563">
        <w:t xml:space="preserve"> output from the LLM. In a use case, a user’s blood sugar may be higher than expected</w:t>
      </w:r>
      <w:r w:rsidR="00CD1455">
        <w:t xml:space="preserve"> and the user may be in th</w:t>
      </w:r>
      <w:r w:rsidR="003E25CA">
        <w:t>e process of selecting food for lunch (context). The LLM may provide coaching feedback to the user indicating that they should make a healthy selection.</w:t>
      </w:r>
      <w:r w:rsidR="00045EE0">
        <w:t xml:space="preserve"> In another, a forward-facing camera may detect a</w:t>
      </w:r>
      <w:r w:rsidR="007B44BE">
        <w:t xml:space="preserve"> restroom sign and inform a user with a disability </w:t>
      </w:r>
      <w:r w:rsidR="00631BE3">
        <w:t>that it’s available if</w:t>
      </w:r>
      <w:r w:rsidR="00D0432B">
        <w:t xml:space="preserve"> they have been seated for an extended </w:t>
      </w:r>
      <w:proofErr w:type="gramStart"/>
      <w:r w:rsidR="00D0432B">
        <w:t>period of time</w:t>
      </w:r>
      <w:proofErr w:type="gramEnd"/>
      <w:r w:rsidR="00D0432B">
        <w:t>.</w:t>
      </w:r>
    </w:p>
    <w:p w14:paraId="72236E15" w14:textId="609A9D1C" w:rsidR="3BED1A1C" w:rsidRDefault="3BED1A1C" w:rsidP="3BED1A1C"/>
    <w:p w14:paraId="618CA297" w14:textId="09DEE6EA" w:rsidR="5F7CDBCF" w:rsidRDefault="5F7CDBCF" w:rsidP="00FF561F">
      <w:pPr>
        <w:pStyle w:val="Heading3"/>
      </w:pPr>
      <w:proofErr w:type="spellStart"/>
      <w:r w:rsidRPr="32EA17CE">
        <w:rPr>
          <w:color w:val="auto"/>
        </w:rPr>
        <w:t>Biosignals</w:t>
      </w:r>
      <w:proofErr w:type="spellEnd"/>
      <w:r w:rsidRPr="32EA17CE">
        <w:rPr>
          <w:color w:val="auto"/>
        </w:rPr>
        <w:t xml:space="preserve"> and semantic </w:t>
      </w:r>
      <w:ins w:id="793" w:author="Benjamin Cortens" w:date="2023-04-20T14:52:00Z">
        <w:r w:rsidR="00437FC0">
          <w:rPr>
            <w:color w:val="auto"/>
          </w:rPr>
          <w:t xml:space="preserve">context </w:t>
        </w:r>
      </w:ins>
      <w:r w:rsidRPr="32EA17CE">
        <w:rPr>
          <w:color w:val="auto"/>
        </w:rPr>
        <w:t>detection of turn taking an</w:t>
      </w:r>
      <w:r w:rsidR="376EF019" w:rsidRPr="32EA17CE">
        <w:rPr>
          <w:color w:val="auto"/>
        </w:rPr>
        <w:t xml:space="preserve">d request for a </w:t>
      </w:r>
      <w:proofErr w:type="gramStart"/>
      <w:r w:rsidR="376EF019" w:rsidRPr="32EA17CE">
        <w:rPr>
          <w:color w:val="auto"/>
        </w:rPr>
        <w:t>turn</w:t>
      </w:r>
      <w:proofErr w:type="gramEnd"/>
    </w:p>
    <w:p w14:paraId="4A2B17C1" w14:textId="366DE5EA" w:rsidR="008937C7" w:rsidRDefault="00ED274C" w:rsidP="3BED1A1C">
      <w:pPr>
        <w:spacing w:line="259" w:lineRule="auto"/>
        <w:rPr>
          <w:ins w:id="794" w:author="Benjamin Cortens" w:date="2023-04-20T14:52:00Z"/>
        </w:rPr>
      </w:pPr>
      <w:ins w:id="795" w:author="Benjamin Cortens" w:date="2023-04-20T15:37:00Z">
        <w:r>
          <w:rPr>
            <w:noProof/>
          </w:rPr>
          <w:drawing>
            <wp:inline distT="0" distB="0" distL="0" distR="0" wp14:anchorId="311A14CE" wp14:editId="086A452D">
              <wp:extent cx="5943600" cy="4592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ins>
    </w:p>
    <w:p w14:paraId="645480D1" w14:textId="1FDE185A" w:rsidR="008937C7" w:rsidRDefault="007415C7" w:rsidP="3BED1A1C">
      <w:pPr>
        <w:spacing w:line="259" w:lineRule="auto"/>
        <w:rPr>
          <w:ins w:id="796" w:author="Benjamin Cortens" w:date="2023-04-20T14:52:00Z"/>
        </w:rPr>
      </w:pPr>
      <w:ins w:id="797" w:author="Benjamin Cortens" w:date="2023-04-20T15:37:00Z">
        <w:r>
          <w:t>Figure # Annotated sample embodi</w:t>
        </w:r>
      </w:ins>
      <w:ins w:id="798" w:author="Benjamin Cortens" w:date="2023-04-20T15:38:00Z">
        <w:r>
          <w:t xml:space="preserve">ment </w:t>
        </w:r>
        <w:r w:rsidR="00B11823">
          <w:t xml:space="preserve">with turn taking </w:t>
        </w:r>
        <w:proofErr w:type="gramStart"/>
        <w:r w:rsidR="00B11823">
          <w:t>detection</w:t>
        </w:r>
      </w:ins>
      <w:proofErr w:type="gramEnd"/>
    </w:p>
    <w:p w14:paraId="2FD55683" w14:textId="1AD55644" w:rsidR="007415C7" w:rsidRDefault="007415C7" w:rsidP="3BED1A1C">
      <w:pPr>
        <w:spacing w:line="259" w:lineRule="auto"/>
        <w:rPr>
          <w:ins w:id="799" w:author="Benjamin Cortens" w:date="2023-04-20T14:52:00Z"/>
        </w:rPr>
      </w:pPr>
    </w:p>
    <w:p w14:paraId="155A11F9" w14:textId="3C5CADB0" w:rsidR="5F7CDBCF" w:rsidRDefault="5F7CDBCF" w:rsidP="3BED1A1C">
      <w:pPr>
        <w:spacing w:line="259" w:lineRule="auto"/>
      </w:pPr>
      <w:r>
        <w:t xml:space="preserve">In another embodiment the </w:t>
      </w:r>
      <w:proofErr w:type="spellStart"/>
      <w:r>
        <w:t>biosignals</w:t>
      </w:r>
      <w:proofErr w:type="spellEnd"/>
      <w:r>
        <w:t xml:space="preserve"> subsystem</w:t>
      </w:r>
      <w:del w:id="800" w:author="Benjamin Cortens" w:date="2023-04-20T15:21:00Z">
        <w:r>
          <w:delText xml:space="preserve"> will use biosensors (</w:delText>
        </w:r>
        <w:commentRangeStart w:id="801"/>
        <w:r>
          <w:delText>including</w:delText>
        </w:r>
        <w:commentRangeEnd w:id="801"/>
        <w:r>
          <w:rPr>
            <w:rStyle w:val="CommentReference"/>
          </w:rPr>
          <w:commentReference w:id="801"/>
        </w:r>
        <w:r>
          <w:delText xml:space="preserve"> eeg) </w:delText>
        </w:r>
        <w:r w:rsidR="3B015186">
          <w:delText xml:space="preserve">in </w:delText>
        </w:r>
        <w:r w:rsidR="3B015186" w:rsidDel="00855875">
          <w:delText>combinat</w:delText>
        </w:r>
      </w:del>
      <w:ins w:id="803" w:author="Benjamin Cortens" w:date="2023-04-20T15:21:00Z">
        <w:r w:rsidR="00855875">
          <w:t>,</w:t>
        </w:r>
      </w:ins>
      <w:del w:id="804" w:author="Benjamin Cortens" w:date="2023-04-20T15:21:00Z">
        <w:r w:rsidR="3B015186" w:rsidDel="00855875">
          <w:delText xml:space="preserve">ion </w:delText>
        </w:r>
      </w:del>
      <w:ins w:id="805" w:author="Benjamin Cortens" w:date="2023-04-20T15:20:00Z">
        <w:r w:rsidR="00641A32">
          <w:t xml:space="preserve"> </w:t>
        </w:r>
        <w:r w:rsidR="00855875">
          <w:t>context subsystem</w:t>
        </w:r>
      </w:ins>
      <w:ins w:id="806" w:author="Benjamin Cortens" w:date="2023-04-20T15:21:00Z">
        <w:r w:rsidR="00855875">
          <w:t>,</w:t>
        </w:r>
      </w:ins>
      <w:ins w:id="807" w:author="Benjamin Cortens" w:date="2023-04-20T15:20:00Z">
        <w:r w:rsidR="00855875">
          <w:t xml:space="preserve"> and </w:t>
        </w:r>
      </w:ins>
      <w:del w:id="808" w:author="Benjamin Cortens" w:date="2023-04-20T15:21:00Z">
        <w:r w:rsidR="3B015186">
          <w:delText xml:space="preserve">with </w:delText>
        </w:r>
      </w:del>
      <w:r w:rsidR="3B015186">
        <w:t xml:space="preserve">the LLM </w:t>
      </w:r>
      <w:del w:id="809" w:author="Benjamin Cortens" w:date="2023-04-20T15:21:00Z">
        <w:r w:rsidR="3B015186">
          <w:delText xml:space="preserve">to </w:delText>
        </w:r>
      </w:del>
      <w:ins w:id="810" w:author="Benjamin Cortens" w:date="2023-04-20T15:21:00Z">
        <w:r w:rsidR="00855875">
          <w:t xml:space="preserve">will work together to </w:t>
        </w:r>
      </w:ins>
      <w:del w:id="811" w:author="Benjamin Cortens" w:date="2023-04-20T15:21:00Z">
        <w:r w:rsidR="3B015186">
          <w:delText xml:space="preserve">determine if the </w:delText>
        </w:r>
      </w:del>
      <w:ins w:id="812" w:author="Benjamin Cortens" w:date="2023-04-20T15:21:00Z">
        <w:r w:rsidR="00855875">
          <w:t xml:space="preserve">detect </w:t>
        </w:r>
        <w:r w:rsidR="00EA7BEF">
          <w:t xml:space="preserve">whether or not it is time for the user to respond to the speech of a conversation partner. </w:t>
        </w:r>
      </w:ins>
      <w:ins w:id="813" w:author="Benjamin Cortens" w:date="2023-04-20T15:22:00Z">
        <w:r w:rsidR="00894247">
          <w:t xml:space="preserve">The </w:t>
        </w:r>
        <w:proofErr w:type="spellStart"/>
        <w:r w:rsidR="00894247">
          <w:t>biosignals</w:t>
        </w:r>
        <w:proofErr w:type="spellEnd"/>
        <w:r w:rsidR="00894247">
          <w:t xml:space="preserve"> subsystem will use</w:t>
        </w:r>
      </w:ins>
      <w:ins w:id="814" w:author="Chris Ullrich" w:date="2023-04-20T17:50:00Z">
        <w:r w:rsidR="0067333E">
          <w:t xml:space="preserve"> brain sensing</w:t>
        </w:r>
      </w:ins>
      <w:ins w:id="815" w:author="Benjamin Cortens" w:date="2023-04-20T15:22:00Z">
        <w:del w:id="816" w:author="Chris Ullrich" w:date="2023-04-20T17:50:00Z">
          <w:r w:rsidR="00894247" w:rsidDel="0067333E">
            <w:delText xml:space="preserve"> eeg</w:delText>
          </w:r>
        </w:del>
        <w:r w:rsidR="00894247">
          <w:t xml:space="preserve"> to determine if the user has detected </w:t>
        </w:r>
      </w:ins>
      <w:ins w:id="817" w:author="Benjamin Cortens" w:date="2023-04-20T15:23:00Z">
        <w:r w:rsidR="00646A9E">
          <w:t xml:space="preserve">or is anticipating </w:t>
        </w:r>
      </w:ins>
      <w:ins w:id="818" w:author="Benjamin Cortens" w:date="2023-04-20T15:22:00Z">
        <w:r w:rsidR="00894247">
          <w:t xml:space="preserve">a question or declination in </w:t>
        </w:r>
      </w:ins>
      <w:ins w:id="819" w:author="Benjamin Cortens" w:date="2023-04-20T15:24:00Z">
        <w:r w:rsidR="00646A9E">
          <w:t xml:space="preserve">speech </w:t>
        </w:r>
      </w:ins>
      <w:ins w:id="820" w:author="Benjamin Cortens" w:date="2023-04-20T15:22:00Z">
        <w:r w:rsidR="00894247">
          <w:t xml:space="preserve">which they are expected to respond to. The microphone will record the conversation partner’s speech </w:t>
        </w:r>
      </w:ins>
      <w:ins w:id="821" w:author="Benjamin Cortens" w:date="2023-04-20T15:24:00Z">
        <w:r w:rsidR="00646A9E">
          <w:t xml:space="preserve">for use in determining the appropriate response. At an experimentally determined threshold level of </w:t>
        </w:r>
      </w:ins>
      <w:ins w:id="822" w:author="Benjamin Cortens" w:date="2023-04-20T15:25:00Z">
        <w:del w:id="823" w:author="Chris Ullrich" w:date="2023-04-20T17:50:00Z">
          <w:r w:rsidR="00646A9E" w:rsidDel="00FF7648">
            <w:delText>eeg</w:delText>
          </w:r>
        </w:del>
      </w:ins>
      <w:ins w:id="824" w:author="Chris Ullrich" w:date="2023-04-20T17:50:00Z">
        <w:r w:rsidR="00FF7648">
          <w:t>brain sensing</w:t>
        </w:r>
      </w:ins>
      <w:ins w:id="825" w:author="Benjamin Cortens" w:date="2023-04-20T15:25:00Z">
        <w:r w:rsidR="00646A9E">
          <w:t xml:space="preserve"> </w:t>
        </w:r>
      </w:ins>
      <w:ins w:id="826" w:author="Benjamin Cortens" w:date="2023-04-20T15:24:00Z">
        <w:r w:rsidR="00646A9E">
          <w:t>anticipation and micro</w:t>
        </w:r>
      </w:ins>
      <w:ins w:id="827" w:author="Benjamin Cortens" w:date="2023-04-20T15:25:00Z">
        <w:r w:rsidR="00646A9E">
          <w:t>phone silence</w:t>
        </w:r>
      </w:ins>
      <w:ins w:id="828" w:author="Benjamin Cortens" w:date="2023-04-20T15:24:00Z">
        <w:r w:rsidR="00646A9E">
          <w:t xml:space="preserve"> </w:t>
        </w:r>
      </w:ins>
      <w:ins w:id="829" w:author="Benjamin Cortens" w:date="2023-04-20T15:25:00Z">
        <w:r w:rsidR="00646A9E">
          <w:t xml:space="preserve">the conversation partner </w:t>
        </w:r>
      </w:ins>
      <w:ins w:id="830" w:author="Benjamin Cortens" w:date="2023-04-20T15:23:00Z">
        <w:r w:rsidR="00894247">
          <w:t xml:space="preserve">text </w:t>
        </w:r>
      </w:ins>
      <w:ins w:id="831" w:author="Benjamin Cortens" w:date="2023-04-20T15:25:00Z">
        <w:r w:rsidR="00646A9E">
          <w:t>will be added as relevant background material</w:t>
        </w:r>
      </w:ins>
      <w:ins w:id="832" w:author="Benjamin Cortens" w:date="2023-04-20T15:23:00Z">
        <w:r w:rsidR="00894247">
          <w:t xml:space="preserve"> and the </w:t>
        </w:r>
      </w:ins>
      <w:ins w:id="833" w:author="Benjamin Cortens" w:date="2023-04-20T15:25:00Z">
        <w:del w:id="834" w:author="Chris Ullrich" w:date="2023-04-20T17:51:00Z">
          <w:r w:rsidR="00646A9E" w:rsidDel="00FF7648">
            <w:delText>eeg</w:delText>
          </w:r>
        </w:del>
      </w:ins>
      <w:ins w:id="835" w:author="Chris Ullrich" w:date="2023-04-20T17:51:00Z">
        <w:r w:rsidR="00FF7648">
          <w:t>brain sensing</w:t>
        </w:r>
      </w:ins>
      <w:ins w:id="836" w:author="Benjamin Cortens" w:date="2023-04-20T15:25:00Z">
        <w:r w:rsidR="00646A9E">
          <w:t xml:space="preserve"> data will be sent to the </w:t>
        </w:r>
      </w:ins>
      <w:ins w:id="837" w:author="Benjamin Cortens" w:date="2023-04-20T15:23:00Z">
        <w:r w:rsidR="00894247">
          <w:t>LLM</w:t>
        </w:r>
      </w:ins>
      <w:ins w:id="838" w:author="Benjamin Cortens" w:date="2023-04-20T15:25:00Z">
        <w:r w:rsidR="00646A9E">
          <w:t>. The LLM</w:t>
        </w:r>
      </w:ins>
      <w:ins w:id="839" w:author="Benjamin Cortens" w:date="2023-04-20T15:23:00Z">
        <w:r w:rsidR="00894247">
          <w:t xml:space="preserve"> will </w:t>
        </w:r>
      </w:ins>
      <w:ins w:id="840" w:author="Benjamin Cortens" w:date="2023-04-20T15:25:00Z">
        <w:r w:rsidR="00646A9E">
          <w:t xml:space="preserve">then </w:t>
        </w:r>
      </w:ins>
      <w:ins w:id="841" w:author="Benjamin Cortens" w:date="2023-04-20T15:23:00Z">
        <w:r w:rsidR="00894247">
          <w:t xml:space="preserve">take this input and </w:t>
        </w:r>
      </w:ins>
      <w:ins w:id="842" w:author="Benjamin Cortens" w:date="2023-04-20T15:25:00Z">
        <w:r w:rsidR="00646A9E">
          <w:t>generate resp</w:t>
        </w:r>
      </w:ins>
      <w:ins w:id="843" w:author="Benjamin Cortens" w:date="2023-04-20T15:26:00Z">
        <w:r w:rsidR="00646A9E">
          <w:t xml:space="preserve">onses </w:t>
        </w:r>
      </w:ins>
      <w:ins w:id="844" w:author="Benjamin Cortens" w:date="2023-04-20T15:27:00Z">
        <w:r w:rsidR="00325396">
          <w:t xml:space="preserve">that are tonally, semantically, and modality </w:t>
        </w:r>
      </w:ins>
      <w:ins w:id="845" w:author="Benjamin Cortens" w:date="2023-04-20T15:26:00Z">
        <w:r w:rsidR="00646A9E">
          <w:t xml:space="preserve">appropriate to the </w:t>
        </w:r>
        <w:r w:rsidR="00325396">
          <w:t xml:space="preserve">context provided </w:t>
        </w:r>
      </w:ins>
      <w:ins w:id="846" w:author="Benjamin Cortens" w:date="2023-04-20T15:28:00Z">
        <w:r w:rsidR="00325396">
          <w:t>(</w:t>
        </w:r>
      </w:ins>
      <w:ins w:id="847" w:author="Benjamin Cortens" w:date="2023-04-20T15:26:00Z">
        <w:r w:rsidR="00325396">
          <w:t xml:space="preserve">including but not limited to the new anticipatory </w:t>
        </w:r>
        <w:del w:id="848" w:author="Chris Ullrich" w:date="2023-04-20T17:51:00Z">
          <w:r w:rsidR="00325396" w:rsidDel="00FF7648">
            <w:delText>eeg</w:delText>
          </w:r>
        </w:del>
      </w:ins>
      <w:ins w:id="849" w:author="Chris Ullrich" w:date="2023-04-20T17:51:00Z">
        <w:r w:rsidR="00FF7648">
          <w:t>brain sensing</w:t>
        </w:r>
      </w:ins>
      <w:ins w:id="850" w:author="Benjamin Cortens" w:date="2023-04-20T15:26:00Z">
        <w:r w:rsidR="00325396">
          <w:t xml:space="preserve"> data, the speech to text from the </w:t>
        </w:r>
        <w:r w:rsidR="00646A9E">
          <w:t>conversation</w:t>
        </w:r>
        <w:r w:rsidR="00325396">
          <w:t xml:space="preserve"> partners microphone, and the rest of the conversation history</w:t>
        </w:r>
      </w:ins>
      <w:ins w:id="851" w:author="Benjamin Cortens" w:date="2023-04-20T15:28:00Z">
        <w:r w:rsidR="00325396">
          <w:t>)</w:t>
        </w:r>
      </w:ins>
      <w:ins w:id="852" w:author="Benjamin Cortens" w:date="2023-04-20T15:26:00Z">
        <w:r w:rsidR="00325396">
          <w:t xml:space="preserve">. </w:t>
        </w:r>
        <w:r w:rsidR="00646A9E">
          <w:t xml:space="preserve"> </w:t>
        </w:r>
      </w:ins>
      <w:del w:id="853" w:author="Benjamin Cortens" w:date="2023-04-20T15:27:00Z">
        <w:r w:rsidR="3B015186">
          <w:delText>user should take a turn in the conversation. If the</w:delText>
        </w:r>
        <w:r w:rsidR="26A554A7">
          <w:delText xml:space="preserve"> user is taking a turn in the conversation the conversation partner(s) input text along with all other context, historical user data (trained model), and biosignals data shall be used to improve the conversation rate by suggesting </w:delText>
        </w:r>
      </w:del>
      <w:del w:id="854" w:author="Benjamin Cortens" w:date="2023-04-20T15:28:00Z">
        <w:r w:rsidR="7DCE4C21">
          <w:delText xml:space="preserve">user tone </w:delText>
        </w:r>
      </w:del>
      <w:del w:id="855" w:author="Benjamin Cortens" w:date="2023-04-20T15:27:00Z">
        <w:r w:rsidR="7DCE4C21">
          <w:delText xml:space="preserve">and content </w:delText>
        </w:r>
        <w:r w:rsidR="26A554A7">
          <w:delText xml:space="preserve">appropriate responses </w:delText>
        </w:r>
      </w:del>
      <w:del w:id="856" w:author="Benjamin Cortens" w:date="2023-04-20T15:28:00Z">
        <w:r w:rsidR="26A554A7">
          <w:delText xml:space="preserve">given the current </w:delText>
        </w:r>
        <w:r w:rsidR="295805E6">
          <w:delText>conversation</w:delText>
        </w:r>
        <w:r w:rsidR="72440FA5">
          <w:delText xml:space="preserve">. </w:delText>
        </w:r>
      </w:del>
    </w:p>
    <w:p w14:paraId="2A48BC65" w14:textId="77777777" w:rsidR="005F4CB3" w:rsidRDefault="005F4CB3" w:rsidP="00557C2F"/>
    <w:p w14:paraId="445C72CD" w14:textId="7168E4A4" w:rsidR="00174552" w:rsidRDefault="002A3D12" w:rsidP="00AB5538">
      <w:pPr>
        <w:pStyle w:val="Heading3"/>
        <w:rPr>
          <w:color w:val="auto"/>
        </w:rPr>
        <w:pPrChange w:id="857" w:author="Benjamin Cortens" w:date="2023-04-13T12:58:00Z">
          <w:pPr>
            <w:pStyle w:val="Heading2"/>
          </w:pPr>
        </w:pPrChange>
      </w:pPr>
      <w:r w:rsidRPr="32EA17CE">
        <w:rPr>
          <w:color w:val="auto"/>
        </w:rPr>
        <w:t xml:space="preserve">Using </w:t>
      </w:r>
      <w:proofErr w:type="spellStart"/>
      <w:r w:rsidR="00846F0C" w:rsidRPr="32EA17CE">
        <w:rPr>
          <w:color w:val="auto"/>
        </w:rPr>
        <w:t>B</w:t>
      </w:r>
      <w:r w:rsidRPr="32EA17CE">
        <w:rPr>
          <w:color w:val="auto"/>
        </w:rPr>
        <w:t>iosignal</w:t>
      </w:r>
      <w:ins w:id="858" w:author="Benjamin Cortens" w:date="2023-04-13T16:57:00Z">
        <w:r w:rsidR="00AB5538">
          <w:rPr>
            <w:color w:val="auto"/>
          </w:rPr>
          <w:t>s</w:t>
        </w:r>
      </w:ins>
      <w:proofErr w:type="spellEnd"/>
      <w:r w:rsidRPr="32EA17CE">
        <w:rPr>
          <w:color w:val="auto"/>
        </w:rPr>
        <w:t xml:space="preserve"> information to </w:t>
      </w:r>
      <w:del w:id="859" w:author="Benjamin Cortens" w:date="2023-04-13T16:57:00Z">
        <w:r w:rsidRPr="32EA17CE">
          <w:rPr>
            <w:color w:val="auto"/>
          </w:rPr>
          <w:delText xml:space="preserve">automatically reject </w:delText>
        </w:r>
      </w:del>
      <w:ins w:id="860" w:author="Benjamin Cortens" w:date="2023-04-13T16:57:00Z">
        <w:r w:rsidR="00AB5538">
          <w:rPr>
            <w:color w:val="auto"/>
          </w:rPr>
          <w:t xml:space="preserve">infer adequacy of </w:t>
        </w:r>
      </w:ins>
      <w:del w:id="861" w:author="Benjamin Cortens" w:date="2023-04-13T16:57:00Z">
        <w:r w:rsidRPr="32EA17CE">
          <w:rPr>
            <w:color w:val="auto"/>
          </w:rPr>
          <w:delText xml:space="preserve">text </w:delText>
        </w:r>
      </w:del>
      <w:ins w:id="862" w:author="Benjamin Cortens" w:date="2023-04-13T16:57:00Z">
        <w:r w:rsidR="00AB5538">
          <w:rPr>
            <w:color w:val="auto"/>
          </w:rPr>
          <w:t xml:space="preserve">LLM </w:t>
        </w:r>
      </w:ins>
      <w:del w:id="863" w:author="Benjamin Cortens" w:date="2023-04-13T16:57:00Z">
        <w:r w:rsidRPr="32EA17CE" w:rsidDel="00AB5538">
          <w:rPr>
            <w:color w:val="auto"/>
          </w:rPr>
          <w:delText>suggestions</w:delText>
        </w:r>
      </w:del>
      <w:proofErr w:type="gramStart"/>
      <w:ins w:id="864" w:author="Benjamin Cortens" w:date="2023-04-13T16:57:00Z">
        <w:r w:rsidR="00AB5538">
          <w:rPr>
            <w:color w:val="auto"/>
          </w:rPr>
          <w:t>output</w:t>
        </w:r>
      </w:ins>
      <w:proofErr w:type="gramEnd"/>
    </w:p>
    <w:p w14:paraId="2B61F04F" w14:textId="0C9962F0" w:rsidR="00D60024" w:rsidRDefault="000A6E71" w:rsidP="00557C2F">
      <w:pPr>
        <w:rPr>
          <w:ins w:id="865" w:author="Benjamin Cortens" w:date="2023-04-20T15:48:00Z"/>
        </w:rPr>
      </w:pPr>
      <w:ins w:id="866" w:author="Benjamin Cortens" w:date="2023-04-20T16:01:00Z">
        <w:r>
          <w:rPr>
            <w:noProof/>
            <w:color w:val="2B579A"/>
            <w:shd w:val="clear" w:color="auto" w:fill="E6E6E6"/>
          </w:rPr>
          <w:drawing>
            <wp:inline distT="0" distB="0" distL="0" distR="0" wp14:anchorId="5FF032E5" wp14:editId="378DFBA8">
              <wp:extent cx="5943600" cy="3417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ins>
      <w:del w:id="867" w:author="Benjamin Cortens" w:date="2023-04-20T15:48:00Z">
        <w:r w:rsidR="002A6B7D">
          <w:rPr>
            <w:noProof/>
            <w:color w:val="2B579A"/>
            <w:shd w:val="clear" w:color="auto" w:fill="E6E6E6"/>
          </w:rPr>
          <w:drawing>
            <wp:anchor distT="0" distB="0" distL="114300" distR="114300" simplePos="0" relativeHeight="251658240" behindDoc="0" locked="0" layoutInCell="1" allowOverlap="1" wp14:anchorId="099B80A3" wp14:editId="2DA2AD48">
              <wp:simplePos x="0" y="0"/>
              <wp:positionH relativeFrom="column">
                <wp:posOffset>0</wp:posOffset>
              </wp:positionH>
              <wp:positionV relativeFrom="paragraph">
                <wp:posOffset>184150</wp:posOffset>
              </wp:positionV>
              <wp:extent cx="5943600" cy="223139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31390"/>
                      </a:xfrm>
                      <a:prstGeom prst="rect">
                        <a:avLst/>
                      </a:prstGeom>
                    </pic:spPr>
                  </pic:pic>
                </a:graphicData>
              </a:graphic>
            </wp:anchor>
          </w:drawing>
        </w:r>
      </w:del>
      <w:ins w:id="868" w:author="Benjamin Cortens" w:date="2023-04-20T15:48:00Z">
        <w:r w:rsidR="00F5440C">
          <w:t xml:space="preserve">Figure X# </w:t>
        </w:r>
      </w:ins>
      <w:ins w:id="869" w:author="Benjamin Cortens" w:date="2023-04-20T16:03:00Z">
        <w:r w:rsidR="00A158A1">
          <w:t xml:space="preserve">A simplified version of the </w:t>
        </w:r>
      </w:ins>
      <w:proofErr w:type="spellStart"/>
      <w:ins w:id="870" w:author="Benjamin Cortens" w:date="2023-04-20T15:48:00Z">
        <w:r w:rsidR="00F5440C">
          <w:t>biosignals</w:t>
        </w:r>
        <w:proofErr w:type="spellEnd"/>
        <w:r w:rsidR="00F5440C">
          <w:t xml:space="preserve"> feedback system </w:t>
        </w:r>
      </w:ins>
      <w:ins w:id="871" w:author="Benjamin Cortens" w:date="2023-04-20T16:03:00Z">
        <w:r w:rsidR="00A158A1">
          <w:t>for detecting</w:t>
        </w:r>
      </w:ins>
      <w:ins w:id="872" w:author="Benjamin Cortens" w:date="2023-04-20T15:48:00Z">
        <w:r w:rsidR="00F5440C">
          <w:t xml:space="preserve"> whether or </w:t>
        </w:r>
      </w:ins>
      <w:ins w:id="873" w:author="Benjamin Cortens" w:date="2023-04-20T15:52:00Z">
        <w:r w:rsidR="005315C1">
          <w:t xml:space="preserve">not the output of </w:t>
        </w:r>
        <w:r w:rsidR="00746A4F">
          <w:t>l</w:t>
        </w:r>
        <w:r w:rsidR="005315C1">
          <w:t>arge language model</w:t>
        </w:r>
      </w:ins>
      <w:ins w:id="874" w:author="Benjamin Cortens" w:date="2023-04-20T15:48:00Z">
        <w:r w:rsidR="00F5440C">
          <w:t xml:space="preserve"> </w:t>
        </w:r>
      </w:ins>
      <w:ins w:id="875" w:author="Benjamin Cortens" w:date="2023-04-20T16:03:00Z">
        <w:r w:rsidR="00A158A1">
          <w:t xml:space="preserve">should or should not be automatically </w:t>
        </w:r>
        <w:proofErr w:type="gramStart"/>
        <w:r w:rsidR="00A158A1">
          <w:t>rejected</w:t>
        </w:r>
      </w:ins>
      <w:proofErr w:type="gramEnd"/>
    </w:p>
    <w:p w14:paraId="5F6332C6" w14:textId="77777777" w:rsidR="00F5440C" w:rsidRDefault="00F5440C" w:rsidP="00557C2F"/>
    <w:p w14:paraId="62676EA7" w14:textId="6B014025" w:rsidR="005F4CB3" w:rsidRDefault="005F4CB3" w:rsidP="00AB5538">
      <w:pPr>
        <w:pStyle w:val="Heading4"/>
        <w:rPr>
          <w:del w:id="876" w:author="Benjamin Cortens" w:date="2023-04-13T16:58:00Z"/>
        </w:rPr>
        <w:pPrChange w:id="877" w:author="Benjamin Cortens" w:date="2023-04-13T12:58:00Z">
          <w:pPr>
            <w:pStyle w:val="Heading3"/>
          </w:pPr>
        </w:pPrChange>
      </w:pPr>
      <w:del w:id="878" w:author="Benjamin Cortens" w:date="2023-04-13T16:58:00Z">
        <w:r w:rsidRPr="32EA17CE">
          <w:delText xml:space="preserve">Biosignals </w:delText>
        </w:r>
        <w:r w:rsidR="00084E94" w:rsidRPr="32EA17CE">
          <w:delText xml:space="preserve">information </w:delText>
        </w:r>
        <w:r w:rsidRPr="32EA17CE">
          <w:delText>are used to infer adequacy of generated text</w:delText>
        </w:r>
      </w:del>
    </w:p>
    <w:p w14:paraId="2F2356DB" w14:textId="635E1D9D" w:rsidR="00894298" w:rsidRDefault="00826E63" w:rsidP="00C61E25">
      <w:pPr>
        <w:rPr>
          <w:ins w:id="879" w:author="Chris Ullrich" w:date="2023-04-13T13:13:00Z"/>
        </w:rPr>
      </w:pPr>
      <w:r>
        <w:t>In another embodiment</w:t>
      </w:r>
      <w:ins w:id="880" w:author="Benjamin Cortens" w:date="2023-04-11T13:08:00Z">
        <w:r w:rsidR="0026322C">
          <w:t>, after the</w:t>
        </w:r>
        <w:r w:rsidR="00C65667">
          <w:t xml:space="preserve"> LLM model has generated a</w:t>
        </w:r>
        <w:r w:rsidR="0026322C">
          <w:t xml:space="preserve"> </w:t>
        </w:r>
        <w:r w:rsidR="003252B1">
          <w:t>suggested item</w:t>
        </w:r>
      </w:ins>
      <w:ins w:id="881" w:author="Benjamin Cortens" w:date="2023-04-11T13:09:00Z">
        <w:r w:rsidR="00624B36">
          <w:t xml:space="preserve">, biosensors will </w:t>
        </w:r>
      </w:ins>
      <w:ins w:id="882" w:author="Benjamin Cortens" w:date="2023-04-11T13:13:00Z">
        <w:r w:rsidR="006F3764">
          <w:t xml:space="preserve">be used to detect whether </w:t>
        </w:r>
      </w:ins>
      <w:ins w:id="883" w:author="Benjamin Cortens" w:date="2023-04-11T13:14:00Z">
        <w:r w:rsidR="006F3764">
          <w:t>a</w:t>
        </w:r>
      </w:ins>
      <w:ins w:id="884" w:author="Benjamin Cortens" w:date="2023-04-11T13:15:00Z">
        <w:r w:rsidR="00C265D0">
          <w:t xml:space="preserve"> potential</w:t>
        </w:r>
      </w:ins>
      <w:ins w:id="885" w:author="Benjamin Cortens" w:date="2023-04-11T13:14:00Z">
        <w:r w:rsidR="006F3764">
          <w:t xml:space="preserve"> error</w:t>
        </w:r>
      </w:ins>
      <w:ins w:id="886" w:author="Benjamin Cortens" w:date="2023-04-13T17:14:00Z">
        <w:r w:rsidR="002E4912">
          <w:t>/surprise</w:t>
        </w:r>
      </w:ins>
      <w:ins w:id="887" w:author="Benjamin Cortens" w:date="2023-04-11T13:13:00Z">
        <w:r w:rsidR="00150875">
          <w:t xml:space="preserve"> is detected</w:t>
        </w:r>
      </w:ins>
      <w:ins w:id="888" w:author="Benjamin Cortens" w:date="2023-04-13T17:15:00Z">
        <w:r w:rsidR="002E4912">
          <w:t>.</w:t>
        </w:r>
      </w:ins>
      <w:ins w:id="889" w:author="Chris Ullrich" w:date="2023-04-20T17:51:00Z">
        <w:r w:rsidR="00B95C9D">
          <w:t xml:space="preserve"> E</w:t>
        </w:r>
      </w:ins>
      <w:ins w:id="890" w:author="Chris Ullrich" w:date="2023-04-20T17:52:00Z">
        <w:r w:rsidR="00B95C9D">
          <w:t xml:space="preserve">rror related potentials (ERPs) are known to signal user surprise when presented with stimuli. </w:t>
        </w:r>
      </w:ins>
      <w:ins w:id="891" w:author="Benjamin Cortens" w:date="2023-04-13T17:15:00Z">
        <w:r w:rsidR="002E4912">
          <w:t xml:space="preserve"> Whenever </w:t>
        </w:r>
        <w:r w:rsidR="009726E9">
          <w:t xml:space="preserve">the system </w:t>
        </w:r>
        <w:r w:rsidR="002E4912">
          <w:t>detect</w:t>
        </w:r>
        <w:r w:rsidR="009726E9">
          <w:t>s</w:t>
        </w:r>
        <w:r w:rsidR="002E4912">
          <w:t xml:space="preserve"> that </w:t>
        </w:r>
        <w:r w:rsidR="00872119">
          <w:t>error/</w:t>
        </w:r>
        <w:r w:rsidR="002E4912">
          <w:t xml:space="preserve">surprise is detected </w:t>
        </w:r>
        <w:r w:rsidR="004114CD">
          <w:t xml:space="preserve">the user’s action will be recorded in response to the suggestion, whether it is accepted or rejected. </w:t>
        </w:r>
      </w:ins>
      <w:ins w:id="892" w:author="Benjamin Cortens" w:date="2023-04-13T17:16:00Z">
        <w:r w:rsidR="009B532A">
          <w:t>The response itself, the strength of the response, and the number of sensors agreeing with the response,</w:t>
        </w:r>
      </w:ins>
      <w:ins w:id="893" w:author="Benjamin Cortens" w:date="2023-04-13T17:15:00Z">
        <w:r w:rsidR="004114CD">
          <w:t xml:space="preserve"> will be </w:t>
        </w:r>
      </w:ins>
      <w:ins w:id="894" w:author="Benjamin Cortens" w:date="2023-04-13T17:16:00Z">
        <w:r w:rsidR="009B532A">
          <w:t>used in combination</w:t>
        </w:r>
      </w:ins>
      <w:ins w:id="895" w:author="Benjamin Cortens" w:date="2023-04-13T17:15:00Z">
        <w:r w:rsidR="004114CD">
          <w:t xml:space="preserve"> with the input</w:t>
        </w:r>
        <w:r w:rsidR="002E4912">
          <w:t xml:space="preserve"> </w:t>
        </w:r>
      </w:ins>
      <w:ins w:id="896" w:author="Benjamin Cortens" w:date="2023-04-13T17:16:00Z">
        <w:r w:rsidR="009B532A">
          <w:t xml:space="preserve">tokens to the system (from the original prompt) </w:t>
        </w:r>
        <w:r w:rsidR="00DA65ED">
          <w:t xml:space="preserve">to </w:t>
        </w:r>
      </w:ins>
      <w:ins w:id="897" w:author="Benjamin Cortens" w:date="2023-04-13T17:17:00Z">
        <w:r w:rsidR="00DA65ED">
          <w:t xml:space="preserve">feed into </w:t>
        </w:r>
      </w:ins>
      <w:ins w:id="898" w:author="Benjamin Cortens" w:date="2023-04-11T13:15:00Z">
        <w:r w:rsidR="00C265D0">
          <w:t>a</w:t>
        </w:r>
      </w:ins>
      <w:ins w:id="899" w:author="Benjamin Cortens" w:date="2023-04-20T16:01:00Z">
        <w:r w:rsidR="008C05BE">
          <w:t xml:space="preserve">n </w:t>
        </w:r>
        <w:r w:rsidR="008C05BE" w:rsidRPr="008C05BE">
          <w:rPr>
            <w:b/>
            <w:bCs/>
            <w:i/>
            <w:iCs/>
            <w:rPrChange w:id="900" w:author="Benjamin Cortens" w:date="2023-04-20T16:01:00Z">
              <w:rPr/>
            </w:rPrChange>
          </w:rPr>
          <w:t>unexpected output</w:t>
        </w:r>
      </w:ins>
      <w:ins w:id="901" w:author="Benjamin Cortens" w:date="2023-04-11T13:15:00Z">
        <w:r w:rsidR="00C265D0">
          <w:t xml:space="preserve"> </w:t>
        </w:r>
      </w:ins>
      <w:ins w:id="902" w:author="Benjamin Cortens" w:date="2023-04-13T17:17:00Z">
        <w:r w:rsidR="00DA65ED" w:rsidRPr="008C05BE">
          <w:rPr>
            <w:b/>
            <w:i/>
            <w:rPrChange w:id="903" w:author="Benjamin Cortens" w:date="2023-04-20T12:02:00Z">
              <w:rPr/>
            </w:rPrChange>
          </w:rPr>
          <w:t>machine learning model</w:t>
        </w:r>
        <w:r w:rsidR="00481B7C">
          <w:t>. This</w:t>
        </w:r>
        <w:r w:rsidR="00DA65ED">
          <w:t xml:space="preserve"> </w:t>
        </w:r>
        <w:r w:rsidR="00481B7C">
          <w:t>model</w:t>
        </w:r>
        <w:r w:rsidR="00DA65ED">
          <w:t xml:space="preserve"> will </w:t>
        </w:r>
      </w:ins>
      <w:ins w:id="904" w:author="Benjamin Cortens" w:date="2023-04-20T16:02:00Z">
        <w:r w:rsidR="003C170F">
          <w:t xml:space="preserve">use supervised </w:t>
        </w:r>
      </w:ins>
      <w:ins w:id="905" w:author="Benjamin Cortens" w:date="2023-04-13T17:17:00Z">
        <w:r w:rsidR="00B459A3">
          <w:t>learn</w:t>
        </w:r>
      </w:ins>
      <w:ins w:id="906" w:author="Benjamin Cortens" w:date="2023-04-20T16:02:00Z">
        <w:r w:rsidR="003C170F">
          <w:t>ing to</w:t>
        </w:r>
      </w:ins>
      <w:ins w:id="907" w:author="Benjamin Cortens" w:date="2023-04-13T17:17:00Z">
        <w:r w:rsidR="00B459A3">
          <w:t xml:space="preserve"> </w:t>
        </w:r>
      </w:ins>
      <w:ins w:id="908" w:author="Benjamin Cortens" w:date="2023-04-20T16:02:00Z">
        <w:r w:rsidR="00A158A1">
          <w:t xml:space="preserve">predict </w:t>
        </w:r>
      </w:ins>
      <w:proofErr w:type="gramStart"/>
      <w:ins w:id="909" w:author="Benjamin Cortens" w:date="2023-04-13T17:17:00Z">
        <w:r w:rsidR="00B459A3">
          <w:t>whether or not</w:t>
        </w:r>
        <w:proofErr w:type="gramEnd"/>
        <w:r w:rsidR="00B459A3">
          <w:t xml:space="preserve"> </w:t>
        </w:r>
      </w:ins>
      <w:ins w:id="910" w:author="Benjamin Cortens" w:date="2023-04-11T13:15:00Z">
        <w:r w:rsidR="00C265D0">
          <w:t xml:space="preserve">a </w:t>
        </w:r>
      </w:ins>
      <w:ins w:id="911" w:author="Benjamin Cortens" w:date="2023-04-13T17:17:00Z">
        <w:r w:rsidR="00B459A3">
          <w:t xml:space="preserve">given </w:t>
        </w:r>
      </w:ins>
      <w:ins w:id="912" w:author="Benjamin Cortens" w:date="2023-04-13T17:18:00Z">
        <w:r w:rsidR="00481B7C">
          <w:t xml:space="preserve">combination </w:t>
        </w:r>
      </w:ins>
      <w:ins w:id="913" w:author="Benjamin Cortens" w:date="2023-04-13T17:17:00Z">
        <w:r w:rsidR="00B459A3">
          <w:t xml:space="preserve">of error/surprise response </w:t>
        </w:r>
      </w:ins>
      <w:ins w:id="914" w:author="Benjamin Cortens" w:date="2023-04-13T17:18:00Z">
        <w:r w:rsidR="00481B7C">
          <w:t>+ prompt token can be relied upon to predict whether or not a user will reject or accept a suggestion.</w:t>
        </w:r>
      </w:ins>
      <w:ins w:id="915" w:author="Benjamin Cortens" w:date="2023-04-13T17:17:00Z">
        <w:r w:rsidR="00B459A3">
          <w:t xml:space="preserve"> </w:t>
        </w:r>
      </w:ins>
      <w:ins w:id="916" w:author="Benjamin Cortens" w:date="2023-04-11T13:17:00Z">
        <w:r w:rsidR="00B65046">
          <w:t>If the likelihood of suggestion rejection is sufficient (</w:t>
        </w:r>
      </w:ins>
      <w:ins w:id="917" w:author="Benjamin Cortens" w:date="2023-04-20T16:03:00Z">
        <w:r w:rsidR="00A158A1">
          <w:t xml:space="preserve">above a threshold </w:t>
        </w:r>
      </w:ins>
      <w:ins w:id="918" w:author="Benjamin Cortens" w:date="2023-04-11T13:17:00Z">
        <w:r w:rsidR="00B65046">
          <w:t>determined experimentally)</w:t>
        </w:r>
      </w:ins>
      <w:ins w:id="919" w:author="Benjamin Cortens" w:date="2023-04-11T13:13:00Z">
        <w:r w:rsidR="00150875">
          <w:t xml:space="preserve"> </w:t>
        </w:r>
      </w:ins>
      <w:ins w:id="920" w:author="Benjamin Cortens" w:date="2023-04-11T13:17:00Z">
        <w:r w:rsidR="00694FB4">
          <w:t xml:space="preserve">the system shall automatically reject the suggestions and generate </w:t>
        </w:r>
      </w:ins>
      <w:ins w:id="921" w:author="Benjamin Cortens" w:date="2023-04-11T13:18:00Z">
        <w:r w:rsidR="00694FB4">
          <w:t>feedback tokens</w:t>
        </w:r>
      </w:ins>
      <w:ins w:id="922" w:author="Benjamin Cortens" w:date="2023-04-11T13:17:00Z">
        <w:r w:rsidR="00694FB4">
          <w:t xml:space="preserve">. </w:t>
        </w:r>
      </w:ins>
      <w:del w:id="923" w:author="Benjamin Cortens" w:date="2023-04-11T13:17:00Z">
        <w:r w:rsidDel="00694FB4">
          <w:delText>,</w:delText>
        </w:r>
        <w:r>
          <w:delText xml:space="preserve"> </w:delText>
        </w:r>
      </w:del>
      <w:del w:id="924" w:author="Benjamin Cortens" w:date="2023-04-11T13:18:00Z">
        <w:r w:rsidR="008D27FB">
          <w:delText>the biosignal</w:delText>
        </w:r>
        <w:r w:rsidR="00F85910">
          <w:delText>s</w:delText>
        </w:r>
        <w:r w:rsidR="008D27FB">
          <w:delText xml:space="preserve"> system generate negative feedback (or no feedback) upon </w:delText>
        </w:r>
        <w:r>
          <w:delText>viewing a text composition generated by the LLM</w:delText>
        </w:r>
        <w:r w:rsidR="008D27FB">
          <w:delText xml:space="preserve">. This negative feedback indicates that the generated text </w:delText>
        </w:r>
        <w:r w:rsidR="0034720A">
          <w:delText xml:space="preserve">does not conform to the text the user expected to be generated by the model. </w:delText>
        </w:r>
      </w:del>
      <w:r w:rsidR="0034720A">
        <w:t xml:space="preserve">This </w:t>
      </w:r>
      <w:ins w:id="925" w:author="Benjamin Cortens" w:date="2023-04-20T16:03:00Z">
        <w:r w:rsidR="00A158A1">
          <w:t>automatic rejection</w:t>
        </w:r>
        <w:r w:rsidR="0034720A">
          <w:t xml:space="preserve"> </w:t>
        </w:r>
      </w:ins>
      <w:r w:rsidR="0034720A">
        <w:t xml:space="preserve">feedback is then passed back into the prompt generator to provide negative </w:t>
      </w:r>
      <w:r w:rsidR="007B6265">
        <w:t>feedback to the LLM.</w:t>
      </w:r>
      <w:r w:rsidR="00C61E25">
        <w:t xml:space="preserve"> </w:t>
      </w:r>
      <w:r w:rsidR="0034035C">
        <w:t>Examples of</w:t>
      </w:r>
      <w:r w:rsidR="00C61E25">
        <w:t xml:space="preserve"> </w:t>
      </w:r>
      <w:proofErr w:type="spellStart"/>
      <w:r w:rsidR="00C61E25">
        <w:t>biosignal</w:t>
      </w:r>
      <w:proofErr w:type="spellEnd"/>
      <w:r w:rsidR="00C61E25">
        <w:t xml:space="preserve"> feedback include EEG signals</w:t>
      </w:r>
      <w:r w:rsidR="000431C9">
        <w:t xml:space="preserve">, and </w:t>
      </w:r>
      <w:r w:rsidR="00084E94">
        <w:t>facial expressions</w:t>
      </w:r>
      <w:r w:rsidR="000431C9">
        <w:t xml:space="preserve">. </w:t>
      </w:r>
      <w:ins w:id="926" w:author="Chris Ullrich" w:date="2023-04-20T17:52:00Z">
        <w:r w:rsidR="00A51CC4">
          <w:t>In general</w:t>
        </w:r>
      </w:ins>
      <w:ins w:id="927" w:author="Chris Ullrich" w:date="2023-04-20T17:53:00Z">
        <w:r w:rsidR="00804391">
          <w:t xml:space="preserve">, in this embodiment one or more </w:t>
        </w:r>
        <w:proofErr w:type="spellStart"/>
        <w:r w:rsidR="007C4163">
          <w:t>biosignals</w:t>
        </w:r>
        <w:proofErr w:type="spellEnd"/>
        <w:r w:rsidR="007C4163">
          <w:t xml:space="preserve"> based </w:t>
        </w:r>
        <w:r w:rsidR="00356FBD">
          <w:t>estimates of user surprise are used to modify or refine an existing</w:t>
        </w:r>
        <w:r w:rsidR="004519E0">
          <w:t xml:space="preserve"> machine learning model, including for example, an LLM.</w:t>
        </w:r>
      </w:ins>
    </w:p>
    <w:p w14:paraId="29E4CBCC" w14:textId="29D85F12" w:rsidR="00B56E0E" w:rsidRDefault="00B56E0E" w:rsidP="00C61E25">
      <w:pPr>
        <w:rPr>
          <w:ins w:id="928" w:author="Benjamin Cortens" w:date="2023-04-11T13:18:00Z"/>
        </w:rPr>
      </w:pPr>
    </w:p>
    <w:p w14:paraId="27875089" w14:textId="0F3CEB80" w:rsidR="002D2752" w:rsidRDefault="7E05E57F" w:rsidP="00C61E25">
      <w:r>
        <w:t xml:space="preserve">For </w:t>
      </w:r>
      <w:proofErr w:type="gramStart"/>
      <w:r>
        <w:t>example</w:t>
      </w:r>
      <w:proofErr w:type="gramEnd"/>
      <w:r>
        <w:t xml:space="preserve"> the model may generate an utterance that is positive in tone when the user was expecting a message with a negative tone, this incongruity would b</w:t>
      </w:r>
      <w:r w:rsidR="75932786">
        <w:t>e</w:t>
      </w:r>
      <w:r>
        <w:t xml:space="preserve"> detected </w:t>
      </w:r>
      <w:r w:rsidR="28ED17B1">
        <w:t xml:space="preserve">and a new prompt would be generated that includes a rejection of the statements in the current prompt. </w:t>
      </w:r>
    </w:p>
    <w:p w14:paraId="16C5CA11" w14:textId="035BDC58" w:rsidR="67E09692" w:rsidRDefault="67E09692" w:rsidP="67E09692"/>
    <w:p w14:paraId="243DC346" w14:textId="24D531F6" w:rsidR="67E09692" w:rsidRDefault="67E09692" w:rsidP="67E09692"/>
    <w:p w14:paraId="0E7258C5" w14:textId="2A7F474B" w:rsidR="46ED8ACB" w:rsidDel="002A4F05" w:rsidRDefault="46ED8ACB">
      <w:pPr>
        <w:rPr>
          <w:del w:id="929" w:author="Chris Ullrich" w:date="2023-04-11T09:31:00Z"/>
        </w:rPr>
      </w:pPr>
      <w:r w:rsidRPr="67E09692">
        <w:t>Sensor Availability (our hardware + android typical + eye tracking + 3</w:t>
      </w:r>
      <w:r w:rsidRPr="67E09692">
        <w:rPr>
          <w:vertAlign w:val="superscript"/>
        </w:rPr>
        <w:t>rd</w:t>
      </w:r>
      <w:r w:rsidRPr="67E09692">
        <w:t xml:space="preserve"> party integrations + any other </w:t>
      </w:r>
      <w:proofErr w:type="spellStart"/>
      <w:r w:rsidRPr="67E09692">
        <w:t>biosignal</w:t>
      </w:r>
      <w:proofErr w:type="spellEnd"/>
      <w:r w:rsidRPr="67E09692">
        <w:t xml:space="preserve"> data</w:t>
      </w:r>
    </w:p>
    <w:p w14:paraId="3EE68D85" w14:textId="77777777" w:rsidR="002A4F05" w:rsidRDefault="002A4F05" w:rsidP="67E09692">
      <w:pPr>
        <w:rPr>
          <w:ins w:id="930" w:author="Chris Ullrich" w:date="2023-04-20T17:54:00Z"/>
        </w:rPr>
      </w:pPr>
    </w:p>
    <w:p w14:paraId="162470DA" w14:textId="77777777" w:rsidR="004519E0" w:rsidRDefault="004519E0" w:rsidP="67E09692">
      <w:pPr>
        <w:rPr>
          <w:ins w:id="931" w:author="Chris Ullrich" w:date="2023-04-20T17:44:00Z"/>
        </w:rPr>
      </w:pPr>
    </w:p>
    <w:p w14:paraId="14A815B1" w14:textId="05047F77" w:rsidR="002A4F05" w:rsidRDefault="002A4F05" w:rsidP="00974932">
      <w:pPr>
        <w:pStyle w:val="Heading3"/>
        <w:rPr>
          <w:ins w:id="932" w:author="Chris Ullrich" w:date="2023-04-20T17:54:00Z"/>
        </w:rPr>
        <w:pPrChange w:id="933" w:author="Chris Ullrich" w:date="2023-04-20T17:56:00Z">
          <w:pPr>
            <w:pStyle w:val="ListParagraph"/>
            <w:numPr>
              <w:numId w:val="26"/>
            </w:numPr>
            <w:ind w:hanging="360"/>
          </w:pPr>
        </w:pPrChange>
      </w:pPr>
      <w:ins w:id="934" w:author="Chris Ullrich" w:date="2023-04-20T17:44:00Z">
        <w:r>
          <w:t>Structural claims</w:t>
        </w:r>
      </w:ins>
    </w:p>
    <w:p w14:paraId="530ACE2D" w14:textId="603E4D78" w:rsidR="008123B7" w:rsidRDefault="008123B7" w:rsidP="008123B7">
      <w:pPr>
        <w:rPr>
          <w:ins w:id="935" w:author="Chris Ullrich" w:date="2023-04-20T17:56:00Z"/>
        </w:rPr>
      </w:pPr>
      <w:ins w:id="936" w:author="Chris Ullrich" w:date="2023-04-20T17:54:00Z">
        <w:r>
          <w:t>In the above embodiments, it should</w:t>
        </w:r>
      </w:ins>
      <w:ins w:id="937" w:author="Chris Ullrich" w:date="2023-04-20T17:55:00Z">
        <w:r w:rsidR="007C39D5">
          <w:t xml:space="preserve"> be understood by one skilled in the art that </w:t>
        </w:r>
        <w:r w:rsidR="00C55EE1">
          <w:t>a record of inputs and responses can be used to retrain and enhance the performance of any of the system components. For example, a record of</w:t>
        </w:r>
        <w:r w:rsidR="008F1C6F">
          <w:t xml:space="preserve"> </w:t>
        </w:r>
        <w:r w:rsidR="00AB21C1">
          <w:t xml:space="preserve">natural language outputs could be scored based on some external measure and </w:t>
        </w:r>
      </w:ins>
      <w:ins w:id="938" w:author="Chris Ullrich" w:date="2023-04-20T17:56:00Z">
        <w:r w:rsidR="00AB21C1">
          <w:t xml:space="preserve">this data then used to retrain </w:t>
        </w:r>
        <w:r w:rsidR="00974932">
          <w:t xml:space="preserve">the model </w:t>
        </w:r>
        <w:proofErr w:type="spellStart"/>
        <w:r w:rsidR="00974932">
          <w:t>itself.</w:t>
        </w:r>
        <w:proofErr w:type="spellEnd"/>
        <w:r w:rsidR="00974932">
          <w:t xml:space="preserve"> </w:t>
        </w:r>
      </w:ins>
    </w:p>
    <w:p w14:paraId="05412675" w14:textId="77777777" w:rsidR="00974932" w:rsidRDefault="00974932" w:rsidP="008123B7">
      <w:pPr>
        <w:rPr>
          <w:ins w:id="939" w:author="Chris Ullrich" w:date="2023-04-20T17:56:00Z"/>
        </w:rPr>
      </w:pPr>
    </w:p>
    <w:p w14:paraId="77AA3BE2" w14:textId="100D7EDF" w:rsidR="00974932" w:rsidRDefault="00974932" w:rsidP="008123B7">
      <w:pPr>
        <w:rPr>
          <w:ins w:id="940" w:author="Chris Ullrich" w:date="2023-04-20T18:01:00Z"/>
        </w:rPr>
      </w:pPr>
      <w:ins w:id="941" w:author="Chris Ullrich" w:date="2023-04-20T17:56:00Z">
        <w:r>
          <w:t xml:space="preserve">All embodiments provide for </w:t>
        </w:r>
        <w:r w:rsidR="005E3CC2">
          <w:t>some type of feedback to a user or an entity. It should be clear that this feedback could be in the form of a sensory stim</w:t>
        </w:r>
      </w:ins>
      <w:ins w:id="942" w:author="Chris Ullrich" w:date="2023-04-20T17:57:00Z">
        <w:r w:rsidR="005E3CC2">
          <w:t xml:space="preserve">uli such as visual, </w:t>
        </w:r>
        <w:proofErr w:type="gramStart"/>
        <w:r w:rsidR="005E3CC2">
          <w:t>auditory</w:t>
        </w:r>
        <w:proofErr w:type="gramEnd"/>
        <w:r w:rsidR="005E3CC2">
          <w:t xml:space="preserve"> or haptic feedback. However</w:t>
        </w:r>
      </w:ins>
      <w:ins w:id="943" w:author="Chris Ullrich" w:date="2023-04-20T17:58:00Z">
        <w:r w:rsidR="009C32C0">
          <w:t>,</w:t>
        </w:r>
      </w:ins>
      <w:ins w:id="944" w:author="Chris Ullrich" w:date="2023-04-20T17:57:00Z">
        <w:r w:rsidR="005E3CC2">
          <w:t xml:space="preserve"> it should also be clear that this feedback could be </w:t>
        </w:r>
        <w:r w:rsidR="00E35670">
          <w:t xml:space="preserve">transmitted over a network to </w:t>
        </w:r>
        <w:r w:rsidR="00573005">
          <w:t xml:space="preserve">a server which may be remote from the user. </w:t>
        </w:r>
        <w:r w:rsidR="002848DC">
          <w:t xml:space="preserve"> This remove device may further transmit the output from the system and/or it may transform the output in</w:t>
        </w:r>
      </w:ins>
      <w:ins w:id="945" w:author="Chris Ullrich" w:date="2023-04-20T17:58:00Z">
        <w:r w:rsidR="002848DC">
          <w:t xml:space="preserve">to some other type of feedback which is then communicated back to the user and </w:t>
        </w:r>
        <w:r w:rsidR="009C32C0">
          <w:t xml:space="preserve">rendered as visual, </w:t>
        </w:r>
        <w:proofErr w:type="gramStart"/>
        <w:r w:rsidR="009C32C0">
          <w:t>auditory</w:t>
        </w:r>
        <w:proofErr w:type="gramEnd"/>
        <w:r w:rsidR="009C32C0">
          <w:t xml:space="preserve"> or haptic stimuli.</w:t>
        </w:r>
      </w:ins>
    </w:p>
    <w:p w14:paraId="403BEF8C" w14:textId="77777777" w:rsidR="00B71D13" w:rsidRDefault="00B71D13" w:rsidP="008123B7">
      <w:pPr>
        <w:rPr>
          <w:ins w:id="946" w:author="Chris Ullrich" w:date="2023-04-20T18:01:00Z"/>
        </w:rPr>
      </w:pPr>
    </w:p>
    <w:p w14:paraId="79BF115A" w14:textId="1436FBB0" w:rsidR="00B71D13" w:rsidRDefault="00B71D13" w:rsidP="008123B7">
      <w:pPr>
        <w:rPr>
          <w:ins w:id="947" w:author="Chris Ullrich" w:date="2023-04-20T18:04:00Z"/>
        </w:rPr>
      </w:pPr>
      <w:ins w:id="948" w:author="Chris Ullrich" w:date="2023-04-20T18:01:00Z">
        <w:r>
          <w:t xml:space="preserve">Some or </w:t>
        </w:r>
        <w:proofErr w:type="gramStart"/>
        <w:r>
          <w:t>all of</w:t>
        </w:r>
        <w:proofErr w:type="gramEnd"/>
        <w:r>
          <w:t xml:space="preserve"> the elements of the processing </w:t>
        </w:r>
        <w:r w:rsidR="00A911C4">
          <w:t xml:space="preserve">steps </w:t>
        </w:r>
        <w:r>
          <w:t>of the system may be local or remote to the user</w:t>
        </w:r>
        <w:r w:rsidR="00A911C4">
          <w:t xml:space="preserve">. In some embodiments </w:t>
        </w:r>
      </w:ins>
      <w:ins w:id="949" w:author="Chris Ullrich" w:date="2023-04-20T18:02:00Z">
        <w:r w:rsidR="00293E3C">
          <w:t>processing may be both local and remote</w:t>
        </w:r>
        <w:r w:rsidR="00B51F4D">
          <w:t xml:space="preserve"> while in others, key steps in the processing will leverage remote compute resources. In some embodiments, these remote resources will be edge compute</w:t>
        </w:r>
        <w:r w:rsidR="003004F3">
          <w:t xml:space="preserve"> while in others they may be cloud compute</w:t>
        </w:r>
        <w:r w:rsidR="00796DFF">
          <w:t>.</w:t>
        </w:r>
      </w:ins>
    </w:p>
    <w:p w14:paraId="4D8F647F" w14:textId="77777777" w:rsidR="00750882" w:rsidRDefault="00750882" w:rsidP="008123B7">
      <w:pPr>
        <w:rPr>
          <w:ins w:id="950" w:author="Chris Ullrich" w:date="2023-04-20T18:04:00Z"/>
        </w:rPr>
      </w:pPr>
    </w:p>
    <w:p w14:paraId="1168348B" w14:textId="0F84CE51" w:rsidR="00750882" w:rsidRDefault="00750882" w:rsidP="008123B7">
      <w:pPr>
        <w:rPr>
          <w:ins w:id="951" w:author="Chris Ullrich" w:date="2023-04-20T17:44:00Z"/>
        </w:rPr>
      </w:pPr>
      <w:ins w:id="952" w:author="Chris Ullrich" w:date="2023-04-20T18:04:00Z">
        <w:r>
          <w:t>In some of the embodiments, the user may explicitly select or direct components of the system. For example, the user may be able to choose between LLM’s that have been trained on different corpus</w:t>
        </w:r>
        <w:r w:rsidR="00AB789F">
          <w:t xml:space="preserve"> if the</w:t>
        </w:r>
      </w:ins>
      <w:ins w:id="953" w:author="Chris Ullrich" w:date="2023-04-20T18:05:00Z">
        <w:r w:rsidR="00AB789F">
          <w:t>y prefer to have a specific type of interaction. In one example, the user may select between an LLM trained on clinical background data or an LLM trained on legal background data</w:t>
        </w:r>
        <w:r w:rsidR="00425F68">
          <w:t xml:space="preserve">. These models will provide </w:t>
        </w:r>
        <w:r w:rsidR="00411917">
          <w:t xml:space="preserve">distinct </w:t>
        </w:r>
      </w:ins>
      <w:ins w:id="954" w:author="Chris Ullrich" w:date="2023-04-20T18:06:00Z">
        <w:r w:rsidR="00411917">
          <w:t xml:space="preserve">output tokens that are </w:t>
        </w:r>
        <w:r w:rsidR="00E27A4C">
          <w:t>potentially more appropriate for a specific user intended task or context.</w:t>
        </w:r>
      </w:ins>
    </w:p>
    <w:p w14:paraId="608BD53A" w14:textId="0AD307A9" w:rsidR="67E09692" w:rsidDel="00F76B2B" w:rsidRDefault="67E09692" w:rsidP="67E09692">
      <w:pPr>
        <w:rPr>
          <w:del w:id="955" w:author="Chris Ullrich" w:date="2023-04-11T09:31:00Z"/>
        </w:rPr>
      </w:pPr>
    </w:p>
    <w:p w14:paraId="1BD3911D" w14:textId="34DE7BBC" w:rsidR="67E09692" w:rsidRDefault="67E09692">
      <w:pPr>
        <w:pPrChange w:id="956" w:author="Chris Ullrich" w:date="2023-04-11T09:31:00Z">
          <w:pPr>
            <w:pStyle w:val="ListParagraph"/>
            <w:numPr>
              <w:numId w:val="22"/>
            </w:numPr>
            <w:ind w:hanging="360"/>
          </w:pPr>
        </w:pPrChange>
      </w:pPr>
    </w:p>
    <w:p w14:paraId="447F757B" w14:textId="003A8213" w:rsidR="002817AF" w:rsidRDefault="002817AF" w:rsidP="002817AF"/>
    <w:p w14:paraId="1FD1D86C" w14:textId="6277E30A" w:rsidR="002817AF" w:rsidRDefault="002817AF" w:rsidP="002817AF">
      <w:r w:rsidRPr="67E09692">
        <w:t>Proposed Claims:</w:t>
      </w:r>
      <w:r w:rsidR="7BD72A06" w:rsidRPr="67E09692">
        <w:t xml:space="preserve"> </w:t>
      </w:r>
    </w:p>
    <w:p w14:paraId="0EE90DCD" w14:textId="216682BC" w:rsidR="000E4654" w:rsidRDefault="000E4654" w:rsidP="000E4654">
      <w:pPr>
        <w:pStyle w:val="ListParagraph"/>
        <w:numPr>
          <w:ilvl w:val="0"/>
          <w:numId w:val="1"/>
        </w:numPr>
      </w:pPr>
      <w:r>
        <w:t xml:space="preserve">A system and method for generating </w:t>
      </w:r>
      <w:r w:rsidR="005D35FA">
        <w:t xml:space="preserve">user agency </w:t>
      </w:r>
      <w:r>
        <w:t>comprising:</w:t>
      </w:r>
    </w:p>
    <w:p w14:paraId="28405305" w14:textId="04E443FA" w:rsidR="000E4654" w:rsidRDefault="000E4654" w:rsidP="000E4654">
      <w:pPr>
        <w:pStyle w:val="ListParagraph"/>
        <w:numPr>
          <w:ilvl w:val="1"/>
          <w:numId w:val="1"/>
        </w:numPr>
        <w:rPr>
          <w:del w:id="957" w:author="Carl Hagmann" w:date="2023-04-11T19:19:00Z"/>
        </w:rPr>
      </w:pPr>
      <w:del w:id="958" w:author="Carl Hagmann" w:date="2023-04-11T19:19:00Z">
        <w:r w:rsidDel="6A61BDE8">
          <w:delText>A biosensor subsystem capable of sensing at least one physical and or mental signal,</w:delText>
        </w:r>
      </w:del>
    </w:p>
    <w:p w14:paraId="44108711" w14:textId="585054E0" w:rsidR="000E4654" w:rsidRDefault="61FDAB68" w:rsidP="000E4654">
      <w:pPr>
        <w:pStyle w:val="ListParagraph"/>
        <w:numPr>
          <w:ilvl w:val="1"/>
          <w:numId w:val="1"/>
        </w:numPr>
        <w:rPr>
          <w:ins w:id="959" w:author="Carl Hagmann" w:date="2023-04-11T19:19:00Z"/>
        </w:rPr>
      </w:pPr>
      <w:r>
        <w:t xml:space="preserve">A context </w:t>
      </w:r>
      <w:r w:rsidR="4057DBBC">
        <w:t>sub</w:t>
      </w:r>
      <w:r>
        <w:t xml:space="preserve">system that can infer a user’s </w:t>
      </w:r>
      <w:commentRangeStart w:id="960"/>
      <w:commentRangeStart w:id="961"/>
      <w:r>
        <w:t>context</w:t>
      </w:r>
      <w:commentRangeEnd w:id="960"/>
      <w:r w:rsidR="00A47850">
        <w:rPr>
          <w:rStyle w:val="CommentReference"/>
        </w:rPr>
        <w:commentReference w:id="960"/>
      </w:r>
      <w:commentRangeEnd w:id="961"/>
      <w:r w:rsidR="00A47850">
        <w:rPr>
          <w:rStyle w:val="CommentReference"/>
        </w:rPr>
        <w:commentReference w:id="961"/>
      </w:r>
      <w:r>
        <w:t>,</w:t>
      </w:r>
    </w:p>
    <w:p w14:paraId="11626A36" w14:textId="2F88DD68" w:rsidR="4CA3368B" w:rsidRDefault="4CA3368B" w:rsidP="2F25857B">
      <w:pPr>
        <w:pStyle w:val="ListParagraph"/>
        <w:numPr>
          <w:ilvl w:val="1"/>
          <w:numId w:val="1"/>
        </w:numPr>
        <w:rPr>
          <w:ins w:id="962" w:author="Carl Hagmann" w:date="2023-04-11T19:19:00Z"/>
        </w:rPr>
      </w:pPr>
      <w:ins w:id="963" w:author="Carl Hagmann" w:date="2023-04-11T19:19:00Z">
        <w:r>
          <w:t>A biosensor subsystem capable of sensing at least one physical and or mental signal,</w:t>
        </w:r>
      </w:ins>
    </w:p>
    <w:p w14:paraId="010072E7" w14:textId="0D7E2306" w:rsidR="2F25857B" w:rsidRDefault="2F25857B" w:rsidP="2F25857B">
      <w:pPr>
        <w:pStyle w:val="ListParagraph"/>
        <w:numPr>
          <w:ilvl w:val="1"/>
          <w:numId w:val="1"/>
        </w:numPr>
        <w:rPr>
          <w:del w:id="964" w:author="Carl Hagmann" w:date="2023-04-11T19:19:00Z"/>
        </w:rPr>
      </w:pPr>
    </w:p>
    <w:p w14:paraId="29C8A585" w14:textId="715F9CDA" w:rsidR="000E4654" w:rsidRDefault="6A61BDE8" w:rsidP="000E4654">
      <w:pPr>
        <w:pStyle w:val="ListParagraph"/>
        <w:numPr>
          <w:ilvl w:val="1"/>
          <w:numId w:val="1"/>
        </w:numPr>
      </w:pPr>
      <w:r>
        <w:t xml:space="preserve">A pre-trained </w:t>
      </w:r>
      <w:commentRangeStart w:id="965"/>
      <w:r>
        <w:t>natural language model that can utilize a set of tokens</w:t>
      </w:r>
      <w:commentRangeEnd w:id="965"/>
      <w:r w:rsidR="000E4654">
        <w:rPr>
          <w:rStyle w:val="CommentReference"/>
        </w:rPr>
        <w:commentReference w:id="965"/>
      </w:r>
      <w:r>
        <w:t xml:space="preserve"> providing prior knowledge along with a multimodal prompt,</w:t>
      </w:r>
      <w:r w:rsidR="08A727BA">
        <w:t xml:space="preserve"> </w:t>
      </w:r>
    </w:p>
    <w:p w14:paraId="08E0CCCF" w14:textId="560F2CCF" w:rsidR="000E4654" w:rsidRDefault="61FDAB68" w:rsidP="000E4654">
      <w:pPr>
        <w:pStyle w:val="ListParagraph"/>
        <w:numPr>
          <w:ilvl w:val="1"/>
          <w:numId w:val="1"/>
        </w:numPr>
      </w:pPr>
      <w:r>
        <w:t>An output stage that can transform the</w:t>
      </w:r>
      <w:commentRangeStart w:id="967"/>
      <w:commentRangeStart w:id="968"/>
      <w:r>
        <w:t xml:space="preserve"> language </w:t>
      </w:r>
      <w:r w:rsidR="41C9662F">
        <w:t xml:space="preserve">model </w:t>
      </w:r>
      <w:r>
        <w:t>output</w:t>
      </w:r>
      <w:commentRangeEnd w:id="967"/>
      <w:r w:rsidR="00A47850">
        <w:rPr>
          <w:rStyle w:val="CommentReference"/>
        </w:rPr>
        <w:commentReference w:id="967"/>
      </w:r>
      <w:commentRangeEnd w:id="968"/>
      <w:r w:rsidR="00A47850">
        <w:rPr>
          <w:rStyle w:val="CommentReference"/>
        </w:rPr>
        <w:commentReference w:id="968"/>
      </w:r>
      <w:r>
        <w:t xml:space="preserve"> into at least one form of agency.</w:t>
      </w:r>
    </w:p>
    <w:p w14:paraId="04E64E01" w14:textId="24E8EC5C" w:rsidR="000E4654" w:rsidRDefault="000E4654" w:rsidP="000E4654">
      <w:pPr>
        <w:pStyle w:val="ListParagraph"/>
        <w:numPr>
          <w:ilvl w:val="0"/>
          <w:numId w:val="1"/>
        </w:numPr>
      </w:pPr>
      <w:r>
        <w:t xml:space="preserve">The system of claim 1 where the biosensor system includes at least </w:t>
      </w:r>
      <w:commentRangeStart w:id="969"/>
      <w:commentRangeStart w:id="970"/>
      <w:r>
        <w:t>one EEG based sensor.</w:t>
      </w:r>
      <w:commentRangeEnd w:id="969"/>
      <w:r>
        <w:rPr>
          <w:rStyle w:val="CommentReference"/>
        </w:rPr>
        <w:commentReference w:id="969"/>
      </w:r>
      <w:commentRangeEnd w:id="970"/>
      <w:r w:rsidR="008966B0">
        <w:rPr>
          <w:rStyle w:val="CommentReference"/>
        </w:rPr>
        <w:commentReference w:id="970"/>
      </w:r>
    </w:p>
    <w:p w14:paraId="45F7FB9A" w14:textId="5E1F051F" w:rsidR="005E2BEE" w:rsidRDefault="47835A29" w:rsidP="000E4654">
      <w:pPr>
        <w:pStyle w:val="ListParagraph"/>
        <w:numPr>
          <w:ilvl w:val="0"/>
          <w:numId w:val="1"/>
        </w:numPr>
      </w:pPr>
      <w:r>
        <w:t>The system of claim</w:t>
      </w:r>
      <w:r w:rsidR="0715AA70">
        <w:t xml:space="preserve"> </w:t>
      </w:r>
      <w:r>
        <w:t>1 where</w:t>
      </w:r>
      <w:r w:rsidR="0A2735DF">
        <w:t xml:space="preserve"> at least one </w:t>
      </w:r>
      <w:r w:rsidR="4791CB2F">
        <w:t xml:space="preserve">form of agency includes </w:t>
      </w:r>
      <w:r w:rsidR="630C210D">
        <w:t xml:space="preserve">neural </w:t>
      </w:r>
      <w:r w:rsidR="265B621C">
        <w:t xml:space="preserve">stimulation </w:t>
      </w:r>
      <w:r w:rsidR="630C210D">
        <w:t>to the user</w:t>
      </w:r>
      <w:r w:rsidR="6911317D">
        <w:t xml:space="preserve"> </w:t>
      </w:r>
      <w:r w:rsidR="617A4274">
        <w:t xml:space="preserve">with </w:t>
      </w:r>
      <w:proofErr w:type="spellStart"/>
      <w:r w:rsidR="6432F44D">
        <w:t>tDCS</w:t>
      </w:r>
      <w:proofErr w:type="spellEnd"/>
      <w:r w:rsidR="5ACD91E5">
        <w:t xml:space="preserve"> or similar</w:t>
      </w:r>
      <w:r w:rsidR="005E2BEE" w:rsidDel="6432F44D">
        <w:t>.</w:t>
      </w:r>
    </w:p>
    <w:p w14:paraId="16C04DA8" w14:textId="02B44E6E" w:rsidR="000E4654" w:rsidRDefault="000E4654" w:rsidP="000E4654">
      <w:pPr>
        <w:pStyle w:val="ListParagraph"/>
        <w:numPr>
          <w:ilvl w:val="0"/>
          <w:numId w:val="1"/>
        </w:numPr>
      </w:pPr>
      <w:r>
        <w:t>The system of claim 1 where the biosensor system includes at least one brain sensor.</w:t>
      </w:r>
    </w:p>
    <w:p w14:paraId="5A31728E" w14:textId="328590C3" w:rsidR="000E4654" w:rsidRDefault="000E4654" w:rsidP="000E4654">
      <w:pPr>
        <w:pStyle w:val="ListParagraph"/>
        <w:numPr>
          <w:ilvl w:val="0"/>
          <w:numId w:val="1"/>
        </w:numPr>
      </w:pPr>
      <w:r>
        <w:t>The system of claim 1 where the output stage consists of a speech synthesis system capable of generating audible sound.</w:t>
      </w:r>
    </w:p>
    <w:p w14:paraId="564EFD3E" w14:textId="755F86C5" w:rsidR="002009E4" w:rsidRDefault="002009E4" w:rsidP="000E4654">
      <w:pPr>
        <w:pStyle w:val="ListParagraph"/>
        <w:numPr>
          <w:ilvl w:val="0"/>
          <w:numId w:val="1"/>
        </w:numPr>
      </w:pPr>
      <w:r>
        <w:t xml:space="preserve">The </w:t>
      </w:r>
      <w:r w:rsidR="00172749">
        <w:t xml:space="preserve">system of claim 1 where the feedback stage </w:t>
      </w:r>
      <w:r w:rsidR="001C20AB">
        <w:t>includes</w:t>
      </w:r>
      <w:r w:rsidR="00172749">
        <w:t xml:space="preserve"> at least one EEG based sensor</w:t>
      </w:r>
      <w:r w:rsidR="00943DF7">
        <w:t>.</w:t>
      </w:r>
    </w:p>
    <w:p w14:paraId="7D449892" w14:textId="4C7E732B" w:rsidR="001C20AB" w:rsidRDefault="5116E191" w:rsidP="000E4654">
      <w:pPr>
        <w:pStyle w:val="ListParagraph"/>
        <w:numPr>
          <w:ilvl w:val="0"/>
          <w:numId w:val="1"/>
        </w:numPr>
      </w:pPr>
      <w:r>
        <w:t>T</w:t>
      </w:r>
      <w:ins w:id="971" w:author="Carl Hagmann" w:date="2023-04-12T15:26:00Z">
        <w:r w:rsidR="30D300D7">
          <w:t>h</w:t>
        </w:r>
      </w:ins>
      <w:r>
        <w:t xml:space="preserve">e system of claim 1 where the feedback stage consists of at least one </w:t>
      </w:r>
      <w:r w:rsidR="55D3334A">
        <w:t>brain</w:t>
      </w:r>
      <w:r>
        <w:t xml:space="preserve"> sensor.</w:t>
      </w:r>
    </w:p>
    <w:p w14:paraId="490F4934" w14:textId="3C5AD662" w:rsidR="000E4654" w:rsidRDefault="000E4654" w:rsidP="000E4654">
      <w:pPr>
        <w:pStyle w:val="ListParagraph"/>
        <w:numPr>
          <w:ilvl w:val="0"/>
          <w:numId w:val="1"/>
        </w:numPr>
      </w:pPr>
      <w:r>
        <w:t xml:space="preserve">The system of claim 1 where the output stage is used to drive a generative AI system to create a </w:t>
      </w:r>
      <w:commentRangeStart w:id="972"/>
      <w:r>
        <w:t>multimodal artifact</w:t>
      </w:r>
      <w:commentRangeEnd w:id="972"/>
      <w:r w:rsidR="19AEFF1E">
        <w:rPr>
          <w:rStyle w:val="CommentReference"/>
        </w:rPr>
        <w:commentReference w:id="972"/>
      </w:r>
      <w:r>
        <w:t>.</w:t>
      </w:r>
    </w:p>
    <w:p w14:paraId="03DF51B6" w14:textId="136F148B" w:rsidR="000E4654" w:rsidRDefault="000F7E7B" w:rsidP="000E4654">
      <w:pPr>
        <w:pStyle w:val="ListParagraph"/>
        <w:numPr>
          <w:ilvl w:val="0"/>
          <w:numId w:val="1"/>
        </w:numPr>
      </w:pPr>
      <w:r>
        <w:t>The system of claim 1 where the context subsystem includes an environmental sensor such as a camera or microphone array.</w:t>
      </w:r>
    </w:p>
    <w:p w14:paraId="2773E6CC" w14:textId="75C22796" w:rsidR="000F7E7B" w:rsidRDefault="000F7E7B" w:rsidP="000E4654">
      <w:pPr>
        <w:pStyle w:val="ListParagraph"/>
        <w:numPr>
          <w:ilvl w:val="0"/>
          <w:numId w:val="1"/>
        </w:numPr>
      </w:pPr>
      <w:r>
        <w:t>The system of claim 1 where the set of tokens are derived, in part, from the biosensor, and context subsystems.</w:t>
      </w:r>
    </w:p>
    <w:p w14:paraId="34758F38" w14:textId="38352BFA" w:rsidR="000F7E7B" w:rsidRDefault="000F7E7B" w:rsidP="000E4654">
      <w:pPr>
        <w:pStyle w:val="ListParagraph"/>
        <w:numPr>
          <w:ilvl w:val="0"/>
          <w:numId w:val="1"/>
        </w:numPr>
      </w:pPr>
      <w:r>
        <w:t>The system of claim 1 where the set of tokens are derived, in part, from historical utterances, dialog, email, social media and other multimodal communications of a single user.</w:t>
      </w:r>
    </w:p>
    <w:p w14:paraId="0E44BD66" w14:textId="1C84302B" w:rsidR="003C1D34" w:rsidRDefault="003C1D34" w:rsidP="000E4654">
      <w:pPr>
        <w:pStyle w:val="ListParagraph"/>
        <w:numPr>
          <w:ilvl w:val="0"/>
          <w:numId w:val="1"/>
        </w:numPr>
      </w:pPr>
      <w:r>
        <w:t xml:space="preserve">The system of claim 1 where an </w:t>
      </w:r>
      <w:r w:rsidR="00877A47">
        <w:t>optional feedback stage automatically reinforces or rejects the language model output.</w:t>
      </w:r>
    </w:p>
    <w:p w14:paraId="4A7DA1B2" w14:textId="3B9D31BF" w:rsidR="00DC6BA9" w:rsidRDefault="09E9B3AA" w:rsidP="00FF561F">
      <w:pPr>
        <w:pStyle w:val="ListParagraph"/>
        <w:numPr>
          <w:ilvl w:val="0"/>
          <w:numId w:val="7"/>
        </w:numPr>
        <w:rPr>
          <w:del w:id="973" w:author="Lucas Steuber" w:date="2023-04-13T19:55:00Z"/>
          <w:b/>
          <w:bCs/>
        </w:rPr>
      </w:pPr>
      <w:ins w:id="974" w:author="Lucas Steuber" w:date="2023-04-13T19:55:00Z">
        <w:del w:id="975" w:author="Chris Ullrich" w:date="2023-04-20T18:02:00Z">
          <w:r w:rsidRPr="753C2BC2" w:rsidDel="00796DFF">
            <w:rPr>
              <w:b/>
              <w:bCs/>
            </w:rPr>
            <w:delText>]]]]</w:delText>
          </w:r>
        </w:del>
      </w:ins>
      <w:commentRangeStart w:id="976"/>
      <w:del w:id="977" w:author="Lucas Steuber" w:date="2023-04-13T19:55:00Z">
        <w:r w:rsidR="2AA07A2C" w:rsidRPr="46BC893E">
          <w:rPr>
            <w:b/>
            <w:bCs/>
          </w:rPr>
          <w:delText>Diagrams</w:delText>
        </w:r>
      </w:del>
      <w:commentRangeEnd w:id="976"/>
      <w:r w:rsidR="2AA07A2C">
        <w:rPr>
          <w:rStyle w:val="CommentReference"/>
        </w:rPr>
        <w:commentReference w:id="976"/>
      </w:r>
    </w:p>
    <w:p w14:paraId="2FA0D96F" w14:textId="2FF0320B" w:rsidR="00786AC7" w:rsidRDefault="00786AC7" w:rsidP="00F75617">
      <w:pPr>
        <w:rPr>
          <w:ins w:id="978" w:author="Lucas Steuber" w:date="2023-04-13T19:55:00Z"/>
          <w:b/>
          <w:bCs/>
        </w:rPr>
      </w:pPr>
    </w:p>
    <w:p w14:paraId="5C33AE1B" w14:textId="0A21DBD4" w:rsidR="3CB62D0A" w:rsidRDefault="3CB62D0A" w:rsidP="3CB62D0A">
      <w:pPr>
        <w:rPr>
          <w:ins w:id="979" w:author="Lucas Steuber" w:date="2023-04-13T19:55:00Z"/>
          <w:b/>
          <w:bCs/>
        </w:rPr>
      </w:pPr>
    </w:p>
    <w:p w14:paraId="5B05B281" w14:textId="7F6BD1CC" w:rsidR="5C7D3215" w:rsidRDefault="232ADF41">
      <w:pPr>
        <w:pStyle w:val="ListParagraph"/>
        <w:numPr>
          <w:ilvl w:val="0"/>
          <w:numId w:val="23"/>
        </w:numPr>
        <w:rPr>
          <w:del w:id="980" w:author="Lucas Steuber" w:date="2023-04-13T20:19:00Z"/>
          <w:rFonts w:ascii="Calibri" w:eastAsia="Calibri" w:hAnsi="Calibri" w:cs="Calibri"/>
          <w:b/>
          <w:color w:val="D1D5DB"/>
        </w:rPr>
        <w:pPrChange w:id="981" w:author="Lucas Steuber" w:date="2023-04-13T13:19:00Z">
          <w:pPr>
            <w:pStyle w:val="ListParagraph"/>
            <w:numPr>
              <w:numId w:val="24"/>
            </w:numPr>
            <w:ind w:hanging="360"/>
          </w:pPr>
        </w:pPrChange>
      </w:pPr>
      <w:del w:id="982" w:author="Lucas Steuber" w:date="2023-04-13T20:19:00Z">
        <w:r>
          <w:br/>
        </w:r>
        <w:r>
          <w:br/>
        </w:r>
      </w:del>
    </w:p>
    <w:p w14:paraId="4DE84143" w14:textId="6B23AB17" w:rsidR="00786AC7" w:rsidRDefault="0992BBB7" w:rsidP="00F75617">
      <w:pPr>
        <w:rPr>
          <w:del w:id="983" w:author="Lucas Steuber" w:date="2023-04-13T20:19:00Z"/>
        </w:rPr>
      </w:pPr>
      <w:del w:id="984" w:author="Lucas Steuber" w:date="2023-04-13T20:19:00Z">
        <w:r>
          <w:rPr>
            <w:noProof/>
          </w:rPr>
          <w:drawing>
            <wp:inline distT="0" distB="0" distL="0" distR="0" wp14:anchorId="28D3A583" wp14:editId="14EAF398">
              <wp:extent cx="3695700" cy="1646482"/>
              <wp:effectExtent l="0" t="0" r="0" b="6350"/>
              <wp:docPr id="312198376" name="Picture 3121983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198376"/>
                      <pic:cNvPicPr/>
                    </pic:nvPicPr>
                    <pic:blipFill>
                      <a:blip r:embed="rId23">
                        <a:extLst>
                          <a:ext uri="{28A0092B-C50C-407E-A947-70E740481C1C}">
                            <a14:useLocalDpi xmlns:a14="http://schemas.microsoft.com/office/drawing/2010/main" val="0"/>
                          </a:ext>
                        </a:extLst>
                      </a:blip>
                      <a:stretch>
                        <a:fillRect/>
                      </a:stretch>
                    </pic:blipFill>
                    <pic:spPr>
                      <a:xfrm>
                        <a:off x="0" y="0"/>
                        <a:ext cx="3695700" cy="1646482"/>
                      </a:xfrm>
                      <a:prstGeom prst="rect">
                        <a:avLst/>
                      </a:prstGeom>
                    </pic:spPr>
                  </pic:pic>
                </a:graphicData>
              </a:graphic>
            </wp:inline>
          </w:drawing>
        </w:r>
        <w:r w:rsidR="597C7BC4">
          <w:delText>.</w:delText>
        </w:r>
      </w:del>
    </w:p>
    <w:p w14:paraId="50460EA5" w14:textId="77777777" w:rsidR="00DC6BA9" w:rsidRDefault="00DC6BA9" w:rsidP="00F75617">
      <w:pPr>
        <w:rPr>
          <w:del w:id="985" w:author="Lucas Steuber" w:date="2023-04-13T20:19:00Z"/>
        </w:rPr>
      </w:pPr>
    </w:p>
    <w:p w14:paraId="43F9F47F" w14:textId="763FCD05" w:rsidR="00A8027A" w:rsidRDefault="0A99BDB7" w:rsidP="00CF2C80">
      <w:pPr>
        <w:rPr>
          <w:del w:id="986" w:author="Lucas Steuber" w:date="2023-04-13T20:19:00Z"/>
        </w:rPr>
      </w:pPr>
      <w:del w:id="987" w:author="Lucas Steuber" w:date="2023-04-13T20:19:00Z">
        <w:r>
          <w:rPr>
            <w:noProof/>
          </w:rPr>
          <w:drawing>
            <wp:inline distT="0" distB="0" distL="0" distR="0" wp14:anchorId="32526072" wp14:editId="44784733">
              <wp:extent cx="3714750" cy="1570831"/>
              <wp:effectExtent l="0" t="0" r="0" b="1270"/>
              <wp:docPr id="1090330360" name="Picture 10903303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330360"/>
                      <pic:cNvPicPr/>
                    </pic:nvPicPr>
                    <pic:blipFill>
                      <a:blip r:embed="rId24">
                        <a:extLst>
                          <a:ext uri="{28A0092B-C50C-407E-A947-70E740481C1C}">
                            <a14:useLocalDpi xmlns:a14="http://schemas.microsoft.com/office/drawing/2010/main" val="0"/>
                          </a:ext>
                        </a:extLst>
                      </a:blip>
                      <a:stretch>
                        <a:fillRect/>
                      </a:stretch>
                    </pic:blipFill>
                    <pic:spPr>
                      <a:xfrm>
                        <a:off x="0" y="0"/>
                        <a:ext cx="3714750" cy="1570831"/>
                      </a:xfrm>
                      <a:prstGeom prst="rect">
                        <a:avLst/>
                      </a:prstGeom>
                    </pic:spPr>
                  </pic:pic>
                </a:graphicData>
              </a:graphic>
            </wp:inline>
          </w:drawing>
        </w:r>
      </w:del>
    </w:p>
    <w:p w14:paraId="4A5ACEFC" w14:textId="3D5511B8" w:rsidR="000F7E7B" w:rsidRPr="00DC67B5" w:rsidRDefault="000F7E7B" w:rsidP="000F7E7B"/>
    <w:sectPr w:rsidR="000F7E7B" w:rsidRPr="00DC67B5">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Benjamin Cortens" w:date="2023-04-18T15:29:00Z" w:initials="BC">
    <w:p w14:paraId="440A911B" w14:textId="77777777" w:rsidR="00834B46" w:rsidRDefault="00834B46" w:rsidP="00834B46">
      <w:r>
        <w:rPr>
          <w:rStyle w:val="CommentReference"/>
        </w:rPr>
        <w:annotationRef/>
      </w:r>
      <w:r>
        <w:rPr>
          <w:color w:val="000000"/>
          <w:sz w:val="20"/>
          <w:szCs w:val="20"/>
        </w:rPr>
        <w:t>I think we need to capture the “context” of the input mode as well.</w:t>
      </w:r>
    </w:p>
    <w:p w14:paraId="646D93EB" w14:textId="77777777" w:rsidR="00834B46" w:rsidRDefault="00834B46" w:rsidP="00834B46"/>
    <w:p w14:paraId="5AD099C7" w14:textId="77777777" w:rsidR="00834B46" w:rsidRDefault="00834B46" w:rsidP="00834B46">
      <w:r>
        <w:rPr>
          <w:color w:val="000000"/>
          <w:sz w:val="20"/>
          <w:szCs w:val="20"/>
        </w:rPr>
        <w:t xml:space="preserve">For example, if the user is trying to interact with a messaging application that will generate different context tokens which should be fed into the prompt composer than if the user is composing a long form document. </w:t>
      </w:r>
    </w:p>
    <w:p w14:paraId="0FA8475B" w14:textId="77777777" w:rsidR="00834B46" w:rsidRDefault="00834B46" w:rsidP="00834B46"/>
    <w:p w14:paraId="4E11674A" w14:textId="77777777" w:rsidR="00834B46" w:rsidRDefault="00834B46" w:rsidP="00834B46">
      <w:r>
        <w:rPr>
          <w:color w:val="000000"/>
          <w:sz w:val="20"/>
          <w:szCs w:val="20"/>
        </w:rPr>
        <w:t xml:space="preserve">It might also be nice to add additional module/system for explicitly adding context tags to the model. For example, the user might want to explicitly set the fact that they want a more formal compositional style for writing a reference document. </w:t>
      </w:r>
    </w:p>
  </w:comment>
  <w:comment w:id="10" w:author="Benjamin Cortens" w:date="2023-04-18T15:30:00Z" w:initials="BC">
    <w:p w14:paraId="74FAB286" w14:textId="77777777" w:rsidR="00834B46" w:rsidRDefault="00834B46" w:rsidP="00834B46">
      <w:r>
        <w:rPr>
          <w:rStyle w:val="CommentReference"/>
        </w:rPr>
        <w:annotationRef/>
      </w:r>
      <w:r>
        <w:rPr>
          <w:sz w:val="20"/>
          <w:szCs w:val="20"/>
        </w:rPr>
        <w:t xml:space="preserve">Further: This diagram should probably be as complete as possible with as many of the components and features as we can possibly imagine. I think it will lead to confusion if we mix diagrams of specific embodiments with the high level diagram that tries to capture everything we are attempting to claim. </w:t>
      </w:r>
    </w:p>
  </w:comment>
  <w:comment w:id="11" w:author="Benjamin Cortens" w:date="2023-04-18T15:53:00Z" w:initials="BC">
    <w:p w14:paraId="549694F0" w14:textId="77777777" w:rsidR="00D31045" w:rsidRDefault="00D31045">
      <w:r>
        <w:rPr>
          <w:rStyle w:val="CommentReference"/>
        </w:rPr>
        <w:annotationRef/>
      </w:r>
      <w:r>
        <w:rPr>
          <w:color w:val="000000"/>
          <w:sz w:val="20"/>
          <w:szCs w:val="20"/>
        </w:rPr>
        <w:t>Biosignals and the Context subsystem should have a bidirectional array between them - context sensors can inform biosignals data processing and bio signals data processing can inform context tokenizers…</w:t>
      </w:r>
    </w:p>
    <w:p w14:paraId="58263CE6" w14:textId="77777777" w:rsidR="00D31045" w:rsidRDefault="00D31045"/>
  </w:comment>
  <w:comment w:id="12" w:author="Chris Ullrich" w:date="2023-04-18T13:19:00Z" w:initials="CU">
    <w:p w14:paraId="5DE13BB6" w14:textId="7CA84CE2" w:rsidR="00147E76" w:rsidRDefault="00147E76">
      <w:pPr>
        <w:rPr>
          <w:sz w:val="20"/>
          <w:szCs w:val="20"/>
        </w:rPr>
      </w:pPr>
      <w:r>
        <w:rPr>
          <w:rStyle w:val="CommentReference"/>
        </w:rPr>
        <w:annotationRef/>
      </w:r>
      <w:r>
        <w:rPr>
          <w:sz w:val="20"/>
          <w:szCs w:val="20"/>
        </w:rPr>
        <w:fldChar w:fldCharType="begin"/>
      </w:r>
      <w:r>
        <w:rPr>
          <w:sz w:val="20"/>
          <w:szCs w:val="20"/>
        </w:rPr>
        <w:instrText xml:space="preserve"> HYPERLINK "mailto:Benjamin@cognixion.com" </w:instrText>
      </w:r>
      <w:r>
        <w:rPr>
          <w:sz w:val="20"/>
          <w:szCs w:val="20"/>
        </w:rPr>
      </w:r>
      <w:bookmarkStart w:id="15" w:name="_@_2EDF76DBC094FC4E937D169ACCE4FF32Z"/>
      <w:r>
        <w:rPr>
          <w:sz w:val="20"/>
          <w:szCs w:val="20"/>
        </w:rPr>
        <w:fldChar w:fldCharType="separate"/>
      </w:r>
      <w:bookmarkEnd w:id="15"/>
      <w:r w:rsidRPr="00147E76">
        <w:rPr>
          <w:rStyle w:val="Mention"/>
          <w:noProof/>
          <w:sz w:val="20"/>
          <w:szCs w:val="20"/>
        </w:rPr>
        <w:t>@Benjamin Cortens</w:t>
      </w:r>
      <w:r>
        <w:rPr>
          <w:sz w:val="20"/>
          <w:szCs w:val="20"/>
        </w:rPr>
        <w:fldChar w:fldCharType="end"/>
      </w:r>
    </w:p>
    <w:p w14:paraId="72494803" w14:textId="77777777" w:rsidR="00147E76" w:rsidRDefault="00147E76">
      <w:r>
        <w:rPr>
          <w:sz w:val="20"/>
          <w:szCs w:val="20"/>
        </w:rPr>
        <w:t xml:space="preserve">It’s fine to have multiple diagrams or diagrams for each of the embodiments. Trying to stick everything in one document may lead to confusion. </w:t>
      </w:r>
    </w:p>
  </w:comment>
  <w:comment w:id="13" w:author="Chris Ullrich" w:date="2023-04-18T13:20:00Z" w:initials="CU">
    <w:p w14:paraId="2984EE1F" w14:textId="77777777" w:rsidR="00DA4E3F" w:rsidRDefault="00DA4E3F">
      <w:r>
        <w:rPr>
          <w:rStyle w:val="CommentReference"/>
        </w:rPr>
        <w:annotationRef/>
      </w:r>
      <w:r>
        <w:rPr>
          <w:sz w:val="20"/>
          <w:szCs w:val="20"/>
        </w:rPr>
        <w:t>We should wait for Robert to review and let us know which alternate embodiments could use figures.</w:t>
      </w:r>
    </w:p>
  </w:comment>
  <w:comment w:id="19" w:author="Carl Hagmann" w:date="2023-04-11T13:34:00Z" w:initials="CH">
    <w:p w14:paraId="6916AC6B" w14:textId="714398FC" w:rsidR="2F25857B" w:rsidRDefault="2F25857B">
      <w:pPr>
        <w:pStyle w:val="CommentText"/>
      </w:pPr>
      <w:r>
        <w:t>Do the two tokenizers have to be separate? It seems they follow the same general process, though preprocessing steps could radically differ.</w:t>
      </w:r>
      <w:r>
        <w:rPr>
          <w:rStyle w:val="CommentReference"/>
        </w:rPr>
        <w:annotationRef/>
      </w:r>
      <w:r>
        <w:rPr>
          <w:rStyle w:val="CommentReference"/>
        </w:rPr>
        <w:annotationRef/>
      </w:r>
    </w:p>
    <w:p w14:paraId="0961E8E5" w14:textId="3A543ADF" w:rsidR="2F25857B" w:rsidRDefault="2F25857B">
      <w:pPr>
        <w:pStyle w:val="CommentText"/>
      </w:pPr>
      <w:r>
        <w:t xml:space="preserve"> "Signal Tokenizer" could be one box that accepts inputs from context subsys, biosig subsys, and mm prompt. </w:t>
      </w:r>
    </w:p>
  </w:comment>
  <w:comment w:id="20" w:author="Chris Ullrich" w:date="2023-04-13T13:22:00Z" w:initials="CU">
    <w:p w14:paraId="167232B9" w14:textId="77777777" w:rsidR="00482384" w:rsidRDefault="00482384" w:rsidP="001A44FB">
      <w:r>
        <w:rPr>
          <w:rStyle w:val="CommentReference"/>
        </w:rPr>
        <w:annotationRef/>
      </w:r>
      <w:r>
        <w:rPr>
          <w:sz w:val="20"/>
          <w:szCs w:val="20"/>
        </w:rPr>
        <w:t xml:space="preserve">[CU] Update figure to make tokenizers data source specific. </w:t>
      </w:r>
      <w:r>
        <w:rPr>
          <w:rStyle w:val="CommentReference"/>
        </w:rPr>
        <w:annotationRef/>
      </w:r>
    </w:p>
  </w:comment>
  <w:comment w:id="73" w:author="Benjamin Cortens" w:date="2023-04-18T15:49:00Z" w:initials="BC">
    <w:p w14:paraId="47056490" w14:textId="77777777" w:rsidR="004037C4" w:rsidRDefault="004037C4">
      <w:r>
        <w:rPr>
          <w:rStyle w:val="CommentReference"/>
        </w:rPr>
        <w:annotationRef/>
      </w:r>
      <w:r>
        <w:rPr>
          <w:color w:val="000000"/>
          <w:sz w:val="20"/>
          <w:szCs w:val="20"/>
        </w:rPr>
        <w:t>Missing:</w:t>
      </w:r>
    </w:p>
    <w:p w14:paraId="34EFB7D0" w14:textId="77777777" w:rsidR="004037C4" w:rsidRDefault="004037C4">
      <w:r>
        <w:rPr>
          <w:color w:val="000000"/>
          <w:sz w:val="20"/>
          <w:szCs w:val="20"/>
        </w:rPr>
        <w:t>Location sensor</w:t>
      </w:r>
    </w:p>
    <w:p w14:paraId="7A98A808" w14:textId="77777777" w:rsidR="004037C4" w:rsidRDefault="004037C4">
      <w:r>
        <w:rPr>
          <w:color w:val="000000"/>
          <w:sz w:val="20"/>
          <w:szCs w:val="20"/>
        </w:rPr>
        <w:t>Time of day sensor</w:t>
      </w:r>
    </w:p>
  </w:comment>
  <w:comment w:id="72" w:author="Benjamin Cortens" w:date="2023-04-18T15:51:00Z" w:initials="BC">
    <w:p w14:paraId="212326B5" w14:textId="77777777" w:rsidR="004037C4" w:rsidRDefault="004037C4">
      <w:r>
        <w:rPr>
          <w:rStyle w:val="CommentReference"/>
        </w:rPr>
        <w:annotationRef/>
      </w:r>
      <w:r>
        <w:rPr>
          <w:color w:val="000000"/>
          <w:sz w:val="20"/>
          <w:szCs w:val="20"/>
        </w:rPr>
        <w:t xml:space="preserve">Also missing: </w:t>
      </w:r>
    </w:p>
    <w:p w14:paraId="105009B2" w14:textId="77777777" w:rsidR="004037C4" w:rsidRDefault="004037C4">
      <w:r>
        <w:rPr>
          <w:color w:val="000000"/>
          <w:sz w:val="20"/>
          <w:szCs w:val="20"/>
        </w:rPr>
        <w:t xml:space="preserve">Links between the systems . Ex: The data from the camera and microphone array need to work together to identify individuals in the environment. The Background material can use the ‘context’ from the other sub-subsystems or the current application context (if any- ex messages vs email)  to determine which background material might be relevant. </w:t>
      </w:r>
    </w:p>
  </w:comment>
  <w:comment w:id="76" w:author="Chris Ullrich" w:date="2023-04-18T13:22:00Z" w:initials="CU">
    <w:p w14:paraId="4451A00E" w14:textId="30A7A6E8" w:rsidR="00EA1EFA" w:rsidRDefault="00EA1EFA">
      <w:r>
        <w:rPr>
          <w:rStyle w:val="CommentReference"/>
        </w:rPr>
        <w:annotationRef/>
      </w:r>
      <w:r>
        <w:rPr>
          <w:sz w:val="20"/>
          <w:szCs w:val="20"/>
        </w:rPr>
        <w:fldChar w:fldCharType="begin"/>
      </w:r>
      <w:r>
        <w:rPr>
          <w:sz w:val="20"/>
          <w:szCs w:val="20"/>
        </w:rPr>
        <w:instrText xml:space="preserve"> HYPERLINK "mailto:Benjamin@cognixion.com" </w:instrText>
      </w:r>
      <w:bookmarkStart w:id="78" w:name="_@_C3B723790B669A4FA2D8737BC73D87D8Z"/>
      <w:r>
        <w:rPr>
          <w:sz w:val="20"/>
          <w:szCs w:val="20"/>
        </w:rPr>
      </w:r>
      <w:r>
        <w:rPr>
          <w:sz w:val="20"/>
          <w:szCs w:val="20"/>
        </w:rPr>
        <w:fldChar w:fldCharType="separate"/>
      </w:r>
      <w:bookmarkEnd w:id="78"/>
      <w:r w:rsidRPr="00EA1EFA">
        <w:rPr>
          <w:rStyle w:val="Mention"/>
          <w:noProof/>
          <w:sz w:val="20"/>
          <w:szCs w:val="20"/>
        </w:rPr>
        <w:t>@Benjamin Cortens</w:t>
      </w:r>
      <w:r>
        <w:rPr>
          <w:sz w:val="20"/>
          <w:szCs w:val="20"/>
        </w:rPr>
        <w:fldChar w:fldCharType="end"/>
      </w:r>
      <w:r>
        <w:rPr>
          <w:sz w:val="20"/>
          <w:szCs w:val="20"/>
        </w:rPr>
        <w:t>, agreed that there needs to be some interconnect. I added this to the diagram above. We can point to your new figure as one possible embodiment of this crossover connection within the subsystems.</w:t>
      </w:r>
    </w:p>
  </w:comment>
  <w:comment w:id="241" w:author="Benjamin Cortens" w:date="2023-04-13T17:09:00Z" w:initials="BC">
    <w:p w14:paraId="1A88DC30" w14:textId="190D920E" w:rsidR="008A5B20" w:rsidRDefault="008A5B20">
      <w:r>
        <w:rPr>
          <w:rStyle w:val="CommentReference"/>
        </w:rPr>
        <w:annotationRef/>
      </w:r>
      <w:r>
        <w:rPr>
          <w:color w:val="000000"/>
          <w:sz w:val="20"/>
          <w:szCs w:val="20"/>
        </w:rPr>
        <w:t xml:space="preserve">This isn’t really clear - we start the paragraph with a single sentence about converting data to tokens and then jump to  different definitions that I don’t think relate as well as Id like. </w:t>
      </w:r>
    </w:p>
  </w:comment>
  <w:comment w:id="273" w:author="Benjamin Cortens" w:date="2023-04-11T12:03:00Z" w:initials="BC">
    <w:p w14:paraId="3F550C0C" w14:textId="3CDF2483" w:rsidR="2F25857B" w:rsidRDefault="2F25857B">
      <w:pPr>
        <w:pStyle w:val="CommentText"/>
      </w:pPr>
      <w:r w:rsidRPr="2F25857B">
        <w:rPr>
          <w:color w:val="000000" w:themeColor="text1"/>
        </w:rPr>
        <w:t xml:space="preserve">We will likely have to define this </w:t>
      </w:r>
      <w:r>
        <w:rPr>
          <w:rStyle w:val="CommentReference"/>
        </w:rPr>
        <w:annotationRef/>
      </w:r>
    </w:p>
  </w:comment>
  <w:comment w:id="283" w:author="Chris Ullrich" w:date="2023-04-13T16:21:00Z" w:initials="CU">
    <w:p w14:paraId="4517D81B" w14:textId="5EF06C6A" w:rsidR="00822CB8" w:rsidRDefault="00822CB8" w:rsidP="00822CB8">
      <w:r>
        <w:rPr>
          <w:rStyle w:val="CommentReference"/>
        </w:rPr>
        <w:annotationRef/>
      </w:r>
      <w:r>
        <w:rPr>
          <w:sz w:val="20"/>
          <w:szCs w:val="20"/>
        </w:rPr>
        <w:fldChar w:fldCharType="begin"/>
      </w:r>
      <w:r>
        <w:rPr>
          <w:sz w:val="20"/>
          <w:szCs w:val="20"/>
        </w:rPr>
        <w:instrText xml:space="preserve"> HYPERLINK "mailto:lucas@cognixion.com" </w:instrText>
      </w:r>
      <w:bookmarkStart w:id="290" w:name="_@_A90EDA8EC480A743961D16E30C58EA4CZ"/>
      <w:r>
        <w:rPr>
          <w:sz w:val="20"/>
          <w:szCs w:val="20"/>
        </w:rPr>
      </w:r>
      <w:r>
        <w:rPr>
          <w:sz w:val="20"/>
          <w:szCs w:val="20"/>
        </w:rPr>
        <w:fldChar w:fldCharType="separate"/>
      </w:r>
      <w:bookmarkEnd w:id="290"/>
      <w:r w:rsidRPr="00B20074">
        <w:rPr>
          <w:rStyle w:val="Mention"/>
          <w:noProof/>
          <w:sz w:val="20"/>
          <w:szCs w:val="20"/>
        </w:rPr>
        <w:t>@Lucas Steuber</w:t>
      </w:r>
      <w:r>
        <w:rPr>
          <w:sz w:val="20"/>
          <w:szCs w:val="20"/>
        </w:rPr>
        <w:fldChar w:fldCharType="end"/>
      </w:r>
      <w:r>
        <w:rPr>
          <w:sz w:val="20"/>
          <w:szCs w:val="20"/>
        </w:rPr>
        <w:t xml:space="preserve"> - please add material here.</w:t>
      </w:r>
    </w:p>
  </w:comment>
  <w:comment w:id="284" w:author="Lucas Steuber" w:date="2023-04-17T08:37:00Z" w:initials="LS">
    <w:p w14:paraId="4CB3DF70" w14:textId="4457CE77" w:rsidR="07EA85FC" w:rsidRDefault="07EA85FC">
      <w:pPr>
        <w:pStyle w:val="CommentText"/>
      </w:pPr>
      <w:r>
        <w:t>Examples of prompts that would produce predicted utterances?</w:t>
      </w:r>
      <w:r>
        <w:rPr>
          <w:rStyle w:val="CommentReference"/>
        </w:rPr>
        <w:annotationRef/>
      </w:r>
    </w:p>
  </w:comment>
  <w:comment w:id="285" w:author="Chris Ullrich" w:date="2023-04-18T13:12:00Z" w:initials="CU">
    <w:p w14:paraId="3E987A61" w14:textId="77777777" w:rsidR="0029648C" w:rsidRDefault="0029648C">
      <w:r>
        <w:rPr>
          <w:rStyle w:val="CommentReference"/>
        </w:rPr>
        <w:annotationRef/>
      </w:r>
      <w:r>
        <w:rPr>
          <w:sz w:val="20"/>
          <w:szCs w:val="20"/>
        </w:rPr>
        <w:t>Just need one example of a prompt that’s consistent with the narrative of this section.</w:t>
      </w:r>
    </w:p>
  </w:comment>
  <w:comment w:id="286" w:author="Lucas Steuber" w:date="2023-04-18T15:37:00Z" w:initials="LS">
    <w:p w14:paraId="66EB22DA" w14:textId="136BBEF0" w:rsidR="6214618E" w:rsidRDefault="6214618E">
      <w:pPr>
        <w:pStyle w:val="CommentText"/>
      </w:pPr>
      <w:r>
        <w:fldChar w:fldCharType="begin"/>
      </w:r>
      <w:r>
        <w:instrText xml:space="preserve"> HYPERLINK "mailto:chris@cognixion.com"</w:instrText>
      </w:r>
      <w:bookmarkStart w:id="291" w:name="_@_581D3565DB7F480BABF3581C1EE61519Z"/>
      <w:r>
        <w:fldChar w:fldCharType="separate"/>
      </w:r>
      <w:bookmarkEnd w:id="291"/>
      <w:r w:rsidRPr="6214618E">
        <w:rPr>
          <w:rStyle w:val="Mention"/>
          <w:noProof/>
        </w:rPr>
        <w:t>@Chris Ullrich</w:t>
      </w:r>
      <w:r>
        <w:fldChar w:fldCharType="end"/>
      </w:r>
      <w:r>
        <w:t xml:space="preserve">  - validating that some or part of this prompt fits your ask before I add anything,... I have a lot of other user examples like the Sarah one, too</w:t>
      </w:r>
      <w:r>
        <w:rPr>
          <w:rStyle w:val="CommentReference"/>
        </w:rPr>
        <w:annotationRef/>
      </w:r>
    </w:p>
  </w:comment>
  <w:comment w:id="353" w:author="Benjamin Cortens" w:date="2023-04-11T12:03:00Z" w:initials="BC">
    <w:p w14:paraId="6F6479B9" w14:textId="5CA472D7" w:rsidR="00717B95" w:rsidRDefault="00717B95" w:rsidP="00951DF2">
      <w:r>
        <w:rPr>
          <w:rStyle w:val="CommentReference"/>
        </w:rPr>
        <w:annotationRef/>
      </w:r>
      <w:r>
        <w:rPr>
          <w:color w:val="000000"/>
          <w:sz w:val="20"/>
          <w:szCs w:val="20"/>
        </w:rPr>
        <w:t xml:space="preserve">We will likely have to define this </w:t>
      </w:r>
      <w:r>
        <w:rPr>
          <w:rStyle w:val="CommentReference"/>
        </w:rPr>
        <w:annotationRef/>
      </w:r>
    </w:p>
  </w:comment>
  <w:comment w:id="431" w:author="Lucas Steuber" w:date="2023-04-13T12:58:00Z" w:initials="LS">
    <w:p w14:paraId="5A46D7B6" w14:textId="68C72723" w:rsidR="79B3DB79" w:rsidRDefault="79B3DB79">
      <w:pPr>
        <w:pStyle w:val="CommentText"/>
      </w:pPr>
      <w:r>
        <w:t>See SFL content at end of document ... working on it</w:t>
      </w:r>
      <w:r>
        <w:rPr>
          <w:rStyle w:val="CommentReference"/>
        </w:rPr>
        <w:annotationRef/>
      </w:r>
    </w:p>
  </w:comment>
  <w:comment w:id="650" w:author="Cole Heiner" w:date="2023-04-17T17:20:00Z" w:initials="CH">
    <w:p w14:paraId="0E7F0D27" w14:textId="5CE0DD17" w:rsidR="148F5FB9" w:rsidRDefault="148F5FB9">
      <w:pPr>
        <w:pStyle w:val="CommentText"/>
      </w:pPr>
      <w:r>
        <w:t>I might suggest saying "virtual and augmented reality workspace". Assuming this could be either VR or AR. I've just never heard something described as "virtual AR"</w:t>
      </w:r>
      <w:r>
        <w:rPr>
          <w:rStyle w:val="CommentReference"/>
        </w:rPr>
        <w:annotationRef/>
      </w:r>
    </w:p>
  </w:comment>
  <w:comment w:id="698" w:author="Cole Heiner" w:date="2023-04-17T17:16:00Z" w:initials="CH">
    <w:p w14:paraId="03814416" w14:textId="1A165C2D" w:rsidR="148F5FB9" w:rsidRDefault="148F5FB9">
      <w:pPr>
        <w:pStyle w:val="CommentText"/>
      </w:pPr>
      <w:r>
        <w:t>Is this something we need to define, or already define elsewhere? I'm not sure it's immediately obvious what it encompasses. Same goes for "assistive reality"</w:t>
      </w:r>
      <w:r>
        <w:rPr>
          <w:rStyle w:val="CommentReference"/>
        </w:rPr>
        <w:annotationRef/>
      </w:r>
    </w:p>
  </w:comment>
  <w:comment w:id="728" w:author="Cole Heiner" w:date="2023-04-17T17:27:00Z" w:initials="CH">
    <w:p w14:paraId="46289970" w14:textId="689834FA" w:rsidR="148F5FB9" w:rsidRDefault="148F5FB9">
      <w:pPr>
        <w:pStyle w:val="CommentText"/>
      </w:pPr>
      <w:r>
        <w:t>Maybe this is already implied, but it seems like this system could be used to drive an avatar that represents the user</w:t>
      </w:r>
      <w:r>
        <w:rPr>
          <w:rStyle w:val="CommentReference"/>
        </w:rPr>
        <w:annotationRef/>
      </w:r>
    </w:p>
  </w:comment>
  <w:comment w:id="774" w:author="Lucas Steuber" w:date="2023-03-22T01:08:00Z" w:initials="LS">
    <w:p w14:paraId="3B44175F" w14:textId="77777777" w:rsidR="006E767F" w:rsidRDefault="006E767F">
      <w:r>
        <w:rPr>
          <w:rStyle w:val="CommentReference"/>
        </w:rPr>
        <w:annotationRef/>
      </w:r>
      <w:r>
        <w:rPr>
          <w:sz w:val="20"/>
          <w:szCs w:val="20"/>
        </w:rPr>
        <w:t xml:space="preserve">This is a really good one … I just looked at some other documents and I had written something like this at one point but failed to carry it forward into my current thinking. </w:t>
      </w:r>
      <w:r>
        <w:rPr>
          <w:rStyle w:val="CommentReference"/>
        </w:rPr>
        <w:annotationRef/>
      </w:r>
    </w:p>
    <w:p w14:paraId="3E417C11" w14:textId="77777777" w:rsidR="006E767F" w:rsidRDefault="006E767F"/>
    <w:p w14:paraId="1F7B96C7" w14:textId="77777777" w:rsidR="006E767F" w:rsidRDefault="006E767F">
      <w:r>
        <w:rPr>
          <w:sz w:val="20"/>
          <w:szCs w:val="20"/>
        </w:rPr>
        <w:t>Semi related: Just the argument about economic impact from workforce reintegration is compelling in the disability space. There’s lots of $ there if people need the GDP motivation, and I think that’ll be especially true w AI now. Maybe.</w:t>
      </w:r>
    </w:p>
  </w:comment>
  <w:comment w:id="775" w:author="Benjamin Cortens" w:date="2023-03-22T11:24:00Z" w:initials="BC">
    <w:p w14:paraId="012BCAE8" w14:textId="63340D0C" w:rsidR="063F3D0F" w:rsidRDefault="063F3D0F">
      <w:pPr>
        <w:pStyle w:val="CommentText"/>
      </w:pPr>
      <w:r>
        <w:t>I think actually we can expand upon this. LLMs often offer the opportunity to pass in historical text not as a stream of context tokens but as training prompts - so instead of passing in this data as tokenized data during live use we could expand this to include a historical training dataset with some sentiment analysis. (Adding a section below)</w:t>
      </w:r>
      <w:r>
        <w:rPr>
          <w:rStyle w:val="CommentReference"/>
        </w:rPr>
        <w:annotationRef/>
      </w:r>
      <w:r>
        <w:rPr>
          <w:rStyle w:val="CommentReference"/>
        </w:rPr>
        <w:annotationRef/>
      </w:r>
    </w:p>
  </w:comment>
  <w:comment w:id="792" w:author="Lucas Steuber" w:date="2023-03-22T01:15:00Z" w:initials="LS">
    <w:p w14:paraId="30E2B864" w14:textId="77777777" w:rsidR="00244DB1" w:rsidRDefault="00244DB1">
      <w:r>
        <w:rPr>
          <w:rStyle w:val="CommentReference"/>
        </w:rPr>
        <w:annotationRef/>
      </w:r>
      <w:r>
        <w:rPr>
          <w:sz w:val="20"/>
          <w:szCs w:val="20"/>
        </w:rPr>
        <w:t>I could write a lot here for disability-specific things but don’t want to get too specific … happy to on request</w:t>
      </w:r>
      <w:r>
        <w:rPr>
          <w:rStyle w:val="CommentReference"/>
        </w:rPr>
        <w:annotationRef/>
      </w:r>
    </w:p>
  </w:comment>
  <w:comment w:id="801" w:author="Lucas Steuber" w:date="2023-03-22T11:07:00Z" w:initials="LS">
    <w:p w14:paraId="078DDFFC" w14:textId="35A2E754" w:rsidR="3E9B2EC8" w:rsidRDefault="3E9B2EC8">
      <w:pPr>
        <w:pStyle w:val="CommentText"/>
      </w:pPr>
      <w:r>
        <w:t xml:space="preserve">Really good one here too </w:t>
      </w:r>
      <w:r>
        <w:fldChar w:fldCharType="begin"/>
      </w:r>
      <w:r>
        <w:instrText xml:space="preserve"> HYPERLINK "mailto:Benjamin@cognixion.com"</w:instrText>
      </w:r>
      <w:bookmarkStart w:id="802" w:name="_@_D1E24C8157FB45E9B52D754C63E31AFAZ"/>
      <w:r>
        <w:fldChar w:fldCharType="separate"/>
      </w:r>
      <w:bookmarkEnd w:id="802"/>
      <w:r w:rsidRPr="3E9B2EC8">
        <w:rPr>
          <w:rStyle w:val="Mention"/>
          <w:noProof/>
        </w:rPr>
        <w:t>@Benjamin</w:t>
      </w:r>
      <w:r>
        <w:fldChar w:fldCharType="end"/>
      </w:r>
      <w:r>
        <w:t>. Turn-taking is also a really powerful metric in general from an observational standpoint</w:t>
      </w:r>
      <w:r>
        <w:rPr>
          <w:rStyle w:val="CommentReference"/>
        </w:rPr>
        <w:annotationRef/>
      </w:r>
      <w:r>
        <w:rPr>
          <w:rStyle w:val="CommentReference"/>
        </w:rPr>
        <w:annotationRef/>
      </w:r>
    </w:p>
  </w:comment>
  <w:comment w:id="960" w:author="Carl Hagmann" w:date="2023-03-16T07:05:00Z" w:initials="CH">
    <w:p w14:paraId="12FE44D2" w14:textId="40BEAE0C" w:rsidR="6F08F8C1" w:rsidRDefault="6F08F8C1">
      <w:r>
        <w:t>maybe 'environment' or 'affordances' instead of repeating 'context'?</w:t>
      </w:r>
      <w:r>
        <w:annotationRef/>
      </w:r>
      <w:r>
        <w:rPr>
          <w:rStyle w:val="CommentReference"/>
        </w:rPr>
        <w:annotationRef/>
      </w:r>
      <w:r>
        <w:rPr>
          <w:rStyle w:val="CommentReference"/>
        </w:rPr>
        <w:annotationRef/>
      </w:r>
    </w:p>
  </w:comment>
  <w:comment w:id="961" w:author="Chris Ullrich" w:date="2023-03-16T12:36:00Z" w:initials="CU">
    <w:p w14:paraId="145D7A5A" w14:textId="77777777" w:rsidR="00821132" w:rsidRDefault="00821132" w:rsidP="008B59C8">
      <w:r>
        <w:rPr>
          <w:rStyle w:val="CommentReference"/>
        </w:rPr>
        <w:annotationRef/>
      </w:r>
      <w:r>
        <w:rPr>
          <w:sz w:val="20"/>
          <w:szCs w:val="20"/>
        </w:rPr>
        <w:t>From a legal perspective, we need to define what we mean by ‘context’ in the specification text. Once we do that it has a specific meaning. Adding other words will result in confusion unless they’re also defined precisely.</w:t>
      </w:r>
      <w:r>
        <w:rPr>
          <w:rStyle w:val="CommentReference"/>
        </w:rPr>
        <w:annotationRef/>
      </w:r>
    </w:p>
  </w:comment>
  <w:comment w:id="965" w:author="Lucas Steuber" w:date="2023-03-21T22:39:00Z" w:initials="LS">
    <w:p w14:paraId="050807EB" w14:textId="681D9B39" w:rsidR="38F960E3" w:rsidRDefault="38F960E3">
      <w:pPr>
        <w:pStyle w:val="CommentText"/>
      </w:pPr>
      <w:r>
        <w:t xml:space="preserve">I think </w:t>
      </w:r>
      <w:r>
        <w:rPr>
          <w:color w:val="2B579A"/>
          <w:shd w:val="clear" w:color="auto" w:fill="E6E6E6"/>
        </w:rPr>
        <w:fldChar w:fldCharType="begin"/>
      </w:r>
      <w:r>
        <w:instrText xml:space="preserve"> HYPERLINK "mailto:cole@cognixion.com"</w:instrText>
      </w:r>
      <w:bookmarkStart w:id="966" w:name="_@_C8A9E9BCECD3458697E973AB674125DCZ"/>
      <w:r>
        <w:rPr>
          <w:color w:val="2B579A"/>
          <w:shd w:val="clear" w:color="auto" w:fill="E6E6E6"/>
        </w:rPr>
      </w:r>
      <w:r>
        <w:rPr>
          <w:color w:val="2B579A"/>
          <w:shd w:val="clear" w:color="auto" w:fill="E6E6E6"/>
        </w:rPr>
        <w:fldChar w:fldCharType="separate"/>
      </w:r>
      <w:bookmarkEnd w:id="966"/>
      <w:r w:rsidRPr="38F960E3">
        <w:rPr>
          <w:rStyle w:val="Mention"/>
          <w:noProof/>
        </w:rPr>
        <w:t>@Cole Heiner</w:t>
      </w:r>
      <w:r>
        <w:rPr>
          <w:color w:val="2B579A"/>
          <w:shd w:val="clear" w:color="auto" w:fill="E6E6E6"/>
        </w:rPr>
        <w:fldChar w:fldCharType="end"/>
      </w:r>
      <w:r>
        <w:t xml:space="preserve">  made a similar comment below, but how broad is the definition of "language" and "tokens" here? I don't see it as restricted to "language" per se in either its input or its output. That said, to me things like interface and other symbolic supports are language as well.</w:t>
      </w:r>
      <w:r>
        <w:rPr>
          <w:rStyle w:val="CommentReference"/>
        </w:rPr>
        <w:annotationRef/>
      </w:r>
      <w:r>
        <w:rPr>
          <w:rStyle w:val="CommentReference"/>
        </w:rPr>
        <w:annotationRef/>
      </w:r>
    </w:p>
  </w:comment>
  <w:comment w:id="967" w:author="Carl Hagmann" w:date="2023-03-16T07:06:00Z" w:initials="CH">
    <w:p w14:paraId="293839EC" w14:textId="69FFEA3A" w:rsidR="6F08F8C1" w:rsidRDefault="6F08F8C1">
      <w:r>
        <w:t>Does this restrict us to language? Can be used for other sequences, steps</w:t>
      </w:r>
      <w:r>
        <w:annotationRef/>
      </w:r>
      <w:r>
        <w:rPr>
          <w:rStyle w:val="CommentReference"/>
        </w:rPr>
        <w:annotationRef/>
      </w:r>
    </w:p>
  </w:comment>
  <w:comment w:id="968" w:author="Chris Ullrich" w:date="2023-03-16T12:35:00Z" w:initials="CU">
    <w:p w14:paraId="55917BBF" w14:textId="77777777" w:rsidR="00112443" w:rsidRDefault="00112443" w:rsidP="008B59C8">
      <w:r>
        <w:rPr>
          <w:rStyle w:val="CommentReference"/>
        </w:rPr>
        <w:annotationRef/>
      </w:r>
      <w:r>
        <w:rPr>
          <w:sz w:val="20"/>
          <w:szCs w:val="20"/>
        </w:rPr>
        <w:t>Good catch. I tweaked it so the the actual output is not specified in the claim.</w:t>
      </w:r>
      <w:r>
        <w:rPr>
          <w:rStyle w:val="CommentReference"/>
        </w:rPr>
        <w:annotationRef/>
      </w:r>
    </w:p>
  </w:comment>
  <w:comment w:id="969" w:author="Carl Hagmann" w:date="2023-03-17T12:44:00Z" w:initials="CH">
    <w:p w14:paraId="6B4BECC8" w14:textId="6D6D8647" w:rsidR="7566CC73" w:rsidRDefault="7566CC73">
      <w:pPr>
        <w:pStyle w:val="CommentText"/>
      </w:pPr>
      <w:r>
        <w:t>Should we leave open the possibility of delivering a signal to the user a la tDCS in addition to receiving signal from the brain?</w:t>
      </w:r>
      <w:r>
        <w:rPr>
          <w:rStyle w:val="CommentReference"/>
        </w:rPr>
        <w:annotationRef/>
      </w:r>
      <w:r>
        <w:rPr>
          <w:rStyle w:val="CommentReference"/>
        </w:rPr>
        <w:annotationRef/>
      </w:r>
    </w:p>
  </w:comment>
  <w:comment w:id="970" w:author="Chris Ullrich" w:date="2023-03-21T14:33:00Z" w:initials="CU">
    <w:p w14:paraId="4B00D9D9" w14:textId="77777777" w:rsidR="008966B0" w:rsidRDefault="008966B0" w:rsidP="00877A47">
      <w:r>
        <w:rPr>
          <w:rStyle w:val="CommentReference"/>
        </w:rPr>
        <w:annotationRef/>
      </w:r>
      <w:r>
        <w:rPr>
          <w:sz w:val="20"/>
          <w:szCs w:val="20"/>
        </w:rPr>
        <w:t>See my added claim 3.</w:t>
      </w:r>
      <w:r>
        <w:rPr>
          <w:rStyle w:val="CommentReference"/>
        </w:rPr>
        <w:annotationRef/>
      </w:r>
    </w:p>
  </w:comment>
  <w:comment w:id="972" w:author="Cole Heiner" w:date="2023-03-21T18:40:00Z" w:initials="CH">
    <w:p w14:paraId="07C5C342" w14:textId="46DF9B6C" w:rsidR="15671E62" w:rsidRDefault="15671E62">
      <w:pPr>
        <w:pStyle w:val="CommentText"/>
      </w:pPr>
      <w:r>
        <w:t>Could this sort of output include things like controlling objects in the environment? For example, surfacing relevant controls to adjust lighting, music, etc? Maybe there are ways for the system to infer that when the user is X way, do Y thing, or provide custom paths to do so based on the context? Or am I just describing IoT?</w:t>
      </w:r>
      <w:r>
        <w:rPr>
          <w:rStyle w:val="CommentReference"/>
        </w:rPr>
        <w:annotationRef/>
      </w:r>
      <w:r>
        <w:rPr>
          <w:rStyle w:val="CommentReference"/>
        </w:rPr>
        <w:annotationRef/>
      </w:r>
    </w:p>
  </w:comment>
  <w:comment w:id="976" w:author="Lucas Steuber" w:date="2023-03-22T01:47:00Z" w:initials="LS">
    <w:p w14:paraId="68707654" w14:textId="77777777" w:rsidR="00CF2C80" w:rsidRDefault="00CF2C80">
      <w:r>
        <w:rPr>
          <w:rStyle w:val="CommentReference"/>
        </w:rPr>
        <w:annotationRef/>
      </w:r>
      <w:r>
        <w:rPr>
          <w:sz w:val="20"/>
          <w:szCs w:val="20"/>
        </w:rPr>
        <w:t>I don’t see much value in any of the original Miro content, and most other diagrams I’d contribute would be tilted specifically towards disability audiences. I do think there’s merit to articulating successive layers of context, or classifying them, but I’m not sure if that lives here and draws a lot on systemic functional linguistics. Here’s some pastes you can extrapolate from, I can elaborate as needed.</w:t>
      </w:r>
      <w:r>
        <w:rPr>
          <w:rStyle w:val="CommentReference"/>
        </w:rPr>
        <w:annotationRef/>
      </w:r>
    </w:p>
    <w:p w14:paraId="48AAF141" w14:textId="77777777" w:rsidR="00CF2C80" w:rsidRDefault="00CF2C80"/>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11674A" w15:done="0"/>
  <w15:commentEx w15:paraId="74FAB286" w15:paraIdParent="4E11674A" w15:done="0"/>
  <w15:commentEx w15:paraId="58263CE6" w15:paraIdParent="4E11674A" w15:done="0"/>
  <w15:commentEx w15:paraId="72494803" w15:paraIdParent="4E11674A" w15:done="0"/>
  <w15:commentEx w15:paraId="2984EE1F" w15:paraIdParent="4E11674A" w15:done="0"/>
  <w15:commentEx w15:paraId="0961E8E5" w15:done="1"/>
  <w15:commentEx w15:paraId="167232B9" w15:paraIdParent="0961E8E5" w15:done="1"/>
  <w15:commentEx w15:paraId="7A98A808" w15:done="0"/>
  <w15:commentEx w15:paraId="105009B2" w15:paraIdParent="7A98A808" w15:done="0"/>
  <w15:commentEx w15:paraId="4451A00E" w15:done="0"/>
  <w15:commentEx w15:paraId="1A88DC30" w15:done="0"/>
  <w15:commentEx w15:paraId="3F550C0C" w15:done="1"/>
  <w15:commentEx w15:paraId="4517D81B" w15:done="0"/>
  <w15:commentEx w15:paraId="4CB3DF70" w15:paraIdParent="4517D81B" w15:done="0"/>
  <w15:commentEx w15:paraId="3E987A61" w15:paraIdParent="4517D81B" w15:done="0"/>
  <w15:commentEx w15:paraId="66EB22DA" w15:paraIdParent="4517D81B" w15:done="0"/>
  <w15:commentEx w15:paraId="6F6479B9" w15:done="1"/>
  <w15:commentEx w15:paraId="5A46D7B6" w15:done="0"/>
  <w15:commentEx w15:paraId="0E7F0D27" w15:done="1"/>
  <w15:commentEx w15:paraId="03814416" w15:done="0"/>
  <w15:commentEx w15:paraId="46289970" w15:done="0"/>
  <w15:commentEx w15:paraId="1F7B96C7" w15:done="1"/>
  <w15:commentEx w15:paraId="012BCAE8" w15:paraIdParent="1F7B96C7" w15:done="1"/>
  <w15:commentEx w15:paraId="30E2B864" w15:done="1"/>
  <w15:commentEx w15:paraId="078DDFFC" w15:done="1"/>
  <w15:commentEx w15:paraId="12FE44D2" w15:done="1"/>
  <w15:commentEx w15:paraId="145D7A5A" w15:paraIdParent="12FE44D2" w15:done="1"/>
  <w15:commentEx w15:paraId="050807EB" w15:done="1"/>
  <w15:commentEx w15:paraId="293839EC" w15:done="1"/>
  <w15:commentEx w15:paraId="55917BBF" w15:paraIdParent="293839EC" w15:done="1"/>
  <w15:commentEx w15:paraId="6B4BECC8" w15:done="1"/>
  <w15:commentEx w15:paraId="4B00D9D9" w15:paraIdParent="6B4BECC8" w15:done="1"/>
  <w15:commentEx w15:paraId="07C5C342" w15:done="1"/>
  <w15:commentEx w15:paraId="48AAF14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E935C5" w16cex:dateUtc="2023-04-18T18:29:00Z"/>
  <w16cex:commentExtensible w16cex:durableId="27E9361B" w16cex:dateUtc="2023-04-18T18:30:00Z"/>
  <w16cex:commentExtensible w16cex:durableId="27E93B6A" w16cex:dateUtc="2023-04-18T18:53:00Z"/>
  <w16cex:commentExtensible w16cex:durableId="27E9177F" w16cex:dateUtc="2023-04-18T20:19:00Z"/>
  <w16cex:commentExtensible w16cex:durableId="27E91795" w16cex:dateUtc="2023-04-18T20:20:00Z"/>
  <w16cex:commentExtensible w16cex:durableId="1254EC6A" w16cex:dateUtc="2023-04-11T20:34:00Z"/>
  <w16cex:commentExtensible w16cex:durableId="27E280A0" w16cex:dateUtc="2023-04-13T20:22:00Z"/>
  <w16cex:commentExtensible w16cex:durableId="27E93A83" w16cex:dateUtc="2023-04-18T18:49:00Z"/>
  <w16cex:commentExtensible w16cex:durableId="27E93AEC" w16cex:dateUtc="2023-04-18T18:51:00Z"/>
  <w16cex:commentExtensible w16cex:durableId="27E917F8" w16cex:dateUtc="2023-04-18T20:22:00Z"/>
  <w16cex:commentExtensible w16cex:durableId="27E2B5D7" w16cex:dateUtc="2023-04-13T20:09:00Z"/>
  <w16cex:commentExtensible w16cex:durableId="42510A65" w16cex:dateUtc="2023-04-11T15:03:00Z"/>
  <w16cex:commentExtensible w16cex:durableId="27E2AA70" w16cex:dateUtc="2023-04-13T23:21:00Z"/>
  <w16cex:commentExtensible w16cex:durableId="33523C8D" w16cex:dateUtc="2023-04-17T15:37:00Z"/>
  <w16cex:commentExtensible w16cex:durableId="27E915BF" w16cex:dateUtc="2023-04-18T20:12:00Z"/>
  <w16cex:commentExtensible w16cex:durableId="5A4B9FE4" w16cex:dateUtc="2023-04-18T22:37:00Z"/>
  <w16cex:commentExtensible w16cex:durableId="27DFCB14" w16cex:dateUtc="2023-04-11T15:03:00Z"/>
  <w16cex:commentExtensible w16cex:durableId="234992C8" w16cex:dateUtc="2023-04-13T19:58:00Z"/>
  <w16cex:commentExtensible w16cex:durableId="719D4D7F" w16cex:dateUtc="2023-04-18T00:20:00Z"/>
  <w16cex:commentExtensible w16cex:durableId="13A363AD" w16cex:dateUtc="2023-04-18T00:16:00Z"/>
  <w16cex:commentExtensible w16cex:durableId="5127AC09" w16cex:dateUtc="2023-04-18T00:27:00Z"/>
  <w16cex:commentExtensible w16cex:durableId="27C4D37A" w16cex:dateUtc="2023-03-22T08:08:00Z"/>
  <w16cex:commentExtensible w16cex:durableId="7BFBC644" w16cex:dateUtc="2023-03-22T14:24:00Z"/>
  <w16cex:commentExtensible w16cex:durableId="27C4D515" w16cex:dateUtc="2023-03-22T08:15:00Z"/>
  <w16cex:commentExtensible w16cex:durableId="1BD13681" w16cex:dateUtc="2023-03-22T18:07:00Z"/>
  <w16cex:commentExtensible w16cex:durableId="47D51168" w16cex:dateUtc="2023-03-16T14:05:00Z"/>
  <w16cex:commentExtensible w16cex:durableId="27BD8BB1" w16cex:dateUtc="2023-03-16T19:36:00Z"/>
  <w16cex:commentExtensible w16cex:durableId="7191B2C1" w16cex:dateUtc="2023-03-22T05:39:00Z"/>
  <w16cex:commentExtensible w16cex:durableId="0F19A1C6" w16cex:dateUtc="2023-03-16T14:06:00Z"/>
  <w16cex:commentExtensible w16cex:durableId="27BD8B7B" w16cex:dateUtc="2023-03-16T19:35:00Z"/>
  <w16cex:commentExtensible w16cex:durableId="25A3B711" w16cex:dateUtc="2023-03-17T19:44:00Z"/>
  <w16cex:commentExtensible w16cex:durableId="27C43ED2" w16cex:dateUtc="2023-03-21T21:33:00Z"/>
  <w16cex:commentExtensible w16cex:durableId="4EC5D126" w16cex:dateUtc="2023-03-22T01:40:00Z"/>
  <w16cex:commentExtensible w16cex:durableId="27C4DCAA" w16cex:dateUtc="2023-03-22T0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11674A" w16cid:durableId="27E935C5"/>
  <w16cid:commentId w16cid:paraId="74FAB286" w16cid:durableId="27E9361B"/>
  <w16cid:commentId w16cid:paraId="58263CE6" w16cid:durableId="27E93B6A"/>
  <w16cid:commentId w16cid:paraId="72494803" w16cid:durableId="27E9177F"/>
  <w16cid:commentId w16cid:paraId="2984EE1F" w16cid:durableId="27E91795"/>
  <w16cid:commentId w16cid:paraId="0961E8E5" w16cid:durableId="1254EC6A"/>
  <w16cid:commentId w16cid:paraId="167232B9" w16cid:durableId="27E280A0"/>
  <w16cid:commentId w16cid:paraId="7A98A808" w16cid:durableId="27E93A83"/>
  <w16cid:commentId w16cid:paraId="105009B2" w16cid:durableId="27E93AEC"/>
  <w16cid:commentId w16cid:paraId="4451A00E" w16cid:durableId="27E917F8"/>
  <w16cid:commentId w16cid:paraId="1A88DC30" w16cid:durableId="27E2B5D7"/>
  <w16cid:commentId w16cid:paraId="3F550C0C" w16cid:durableId="42510A65"/>
  <w16cid:commentId w16cid:paraId="4517D81B" w16cid:durableId="27E2AA70"/>
  <w16cid:commentId w16cid:paraId="4CB3DF70" w16cid:durableId="33523C8D"/>
  <w16cid:commentId w16cid:paraId="3E987A61" w16cid:durableId="27E915BF"/>
  <w16cid:commentId w16cid:paraId="66EB22DA" w16cid:durableId="5A4B9FE4"/>
  <w16cid:commentId w16cid:paraId="6F6479B9" w16cid:durableId="27DFCB14"/>
  <w16cid:commentId w16cid:paraId="5A46D7B6" w16cid:durableId="234992C8"/>
  <w16cid:commentId w16cid:paraId="0E7F0D27" w16cid:durableId="719D4D7F"/>
  <w16cid:commentId w16cid:paraId="03814416" w16cid:durableId="13A363AD"/>
  <w16cid:commentId w16cid:paraId="46289970" w16cid:durableId="5127AC09"/>
  <w16cid:commentId w16cid:paraId="1F7B96C7" w16cid:durableId="27C4D37A"/>
  <w16cid:commentId w16cid:paraId="012BCAE8" w16cid:durableId="7BFBC644"/>
  <w16cid:commentId w16cid:paraId="30E2B864" w16cid:durableId="27C4D515"/>
  <w16cid:commentId w16cid:paraId="078DDFFC" w16cid:durableId="1BD13681"/>
  <w16cid:commentId w16cid:paraId="12FE44D2" w16cid:durableId="47D51168"/>
  <w16cid:commentId w16cid:paraId="145D7A5A" w16cid:durableId="27BD8BB1"/>
  <w16cid:commentId w16cid:paraId="050807EB" w16cid:durableId="7191B2C1"/>
  <w16cid:commentId w16cid:paraId="293839EC" w16cid:durableId="0F19A1C6"/>
  <w16cid:commentId w16cid:paraId="55917BBF" w16cid:durableId="27BD8B7B"/>
  <w16cid:commentId w16cid:paraId="6B4BECC8" w16cid:durableId="25A3B711"/>
  <w16cid:commentId w16cid:paraId="4B00D9D9" w16cid:durableId="27C43ED2"/>
  <w16cid:commentId w16cid:paraId="07C5C342" w16cid:durableId="4EC5D126"/>
  <w16cid:commentId w16cid:paraId="48AAF141" w16cid:durableId="27C4DC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B0D14" w14:textId="77777777" w:rsidR="00B75E56" w:rsidRDefault="00B75E56" w:rsidP="000F7E7B">
      <w:r>
        <w:separator/>
      </w:r>
    </w:p>
  </w:endnote>
  <w:endnote w:type="continuationSeparator" w:id="0">
    <w:p w14:paraId="5015F700" w14:textId="77777777" w:rsidR="00B75E56" w:rsidRDefault="00B75E56" w:rsidP="000F7E7B">
      <w:r>
        <w:continuationSeparator/>
      </w:r>
    </w:p>
  </w:endnote>
  <w:endnote w:type="continuationNotice" w:id="1">
    <w:p w14:paraId="37F5A143" w14:textId="77777777" w:rsidR="00B75E56" w:rsidRDefault="00B75E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3DECC" w14:textId="5C598710" w:rsidR="00161DD8" w:rsidRDefault="00161D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FD618E3" w14:textId="77777777" w:rsidR="00161DD8" w:rsidRDefault="00161DD8" w:rsidP="00161D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3019479"/>
      <w:docPartObj>
        <w:docPartGallery w:val="Page Numbers (Bottom of Page)"/>
        <w:docPartUnique/>
      </w:docPartObj>
    </w:sdtPr>
    <w:sdtContent>
      <w:p w14:paraId="326F25EA" w14:textId="0D7E38A1" w:rsidR="00161DD8" w:rsidRDefault="00161D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7769969" w14:textId="77777777" w:rsidR="00161DD8" w:rsidRDefault="00161DD8" w:rsidP="00161D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F2AA9" w14:textId="77777777" w:rsidR="00B75E56" w:rsidRDefault="00B75E56" w:rsidP="000F7E7B">
      <w:r>
        <w:separator/>
      </w:r>
    </w:p>
  </w:footnote>
  <w:footnote w:type="continuationSeparator" w:id="0">
    <w:p w14:paraId="68899DDE" w14:textId="77777777" w:rsidR="00B75E56" w:rsidRDefault="00B75E56" w:rsidP="000F7E7B">
      <w:r>
        <w:continuationSeparator/>
      </w:r>
    </w:p>
  </w:footnote>
  <w:footnote w:type="continuationNotice" w:id="1">
    <w:p w14:paraId="26AAF128" w14:textId="77777777" w:rsidR="00B75E56" w:rsidRDefault="00B75E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44847" w14:textId="72DF8FF2" w:rsidR="000F7E7B" w:rsidRDefault="000F7E7B">
    <w:pPr>
      <w:pStyle w:val="Header"/>
    </w:pPr>
    <w:r>
      <w:t>Cognixion Confidential and Proprietary 2023</w:t>
    </w:r>
  </w:p>
</w:hdr>
</file>

<file path=word/intelligence2.xml><?xml version="1.0" encoding="utf-8"?>
<int2:intelligence xmlns:int2="http://schemas.microsoft.com/office/intelligence/2020/intelligence" xmlns:oel="http://schemas.microsoft.com/office/2019/extlst">
  <int2:observations>
    <int2:textHash int2:hashCode="JbasWcnTfEOmX0" int2:id="0DbMXXRb">
      <int2:state int2:value="Rejected" int2:type="LegacyProofing"/>
    </int2:textHash>
    <int2:textHash int2:hashCode="dVsTCt9vesyhhm" int2:id="x8JXib0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4EDC"/>
    <w:multiLevelType w:val="hybridMultilevel"/>
    <w:tmpl w:val="FFFFFFFF"/>
    <w:lvl w:ilvl="0" w:tplc="C9D21622">
      <w:start w:val="1"/>
      <w:numFmt w:val="bullet"/>
      <w:lvlText w:val=""/>
      <w:lvlJc w:val="left"/>
      <w:pPr>
        <w:ind w:left="720" w:hanging="360"/>
      </w:pPr>
      <w:rPr>
        <w:rFonts w:ascii="Symbol" w:hAnsi="Symbol" w:hint="default"/>
      </w:rPr>
    </w:lvl>
    <w:lvl w:ilvl="1" w:tplc="70388068">
      <w:start w:val="1"/>
      <w:numFmt w:val="bullet"/>
      <w:lvlText w:val="o"/>
      <w:lvlJc w:val="left"/>
      <w:pPr>
        <w:ind w:left="1440" w:hanging="360"/>
      </w:pPr>
      <w:rPr>
        <w:rFonts w:ascii="Courier New" w:hAnsi="Courier New" w:hint="default"/>
      </w:rPr>
    </w:lvl>
    <w:lvl w:ilvl="2" w:tplc="A570218C">
      <w:start w:val="1"/>
      <w:numFmt w:val="bullet"/>
      <w:lvlText w:val=""/>
      <w:lvlJc w:val="left"/>
      <w:pPr>
        <w:ind w:left="2160" w:hanging="360"/>
      </w:pPr>
      <w:rPr>
        <w:rFonts w:ascii="Wingdings" w:hAnsi="Wingdings" w:hint="default"/>
      </w:rPr>
    </w:lvl>
    <w:lvl w:ilvl="3" w:tplc="56F0BDE6">
      <w:start w:val="1"/>
      <w:numFmt w:val="bullet"/>
      <w:lvlText w:val=""/>
      <w:lvlJc w:val="left"/>
      <w:pPr>
        <w:ind w:left="2880" w:hanging="360"/>
      </w:pPr>
      <w:rPr>
        <w:rFonts w:ascii="Symbol" w:hAnsi="Symbol" w:hint="default"/>
      </w:rPr>
    </w:lvl>
    <w:lvl w:ilvl="4" w:tplc="92CE4BD6">
      <w:start w:val="1"/>
      <w:numFmt w:val="bullet"/>
      <w:lvlText w:val="o"/>
      <w:lvlJc w:val="left"/>
      <w:pPr>
        <w:ind w:left="3600" w:hanging="360"/>
      </w:pPr>
      <w:rPr>
        <w:rFonts w:ascii="Courier New" w:hAnsi="Courier New" w:hint="default"/>
      </w:rPr>
    </w:lvl>
    <w:lvl w:ilvl="5" w:tplc="C36E0BD8">
      <w:start w:val="1"/>
      <w:numFmt w:val="bullet"/>
      <w:lvlText w:val=""/>
      <w:lvlJc w:val="left"/>
      <w:pPr>
        <w:ind w:left="4320" w:hanging="360"/>
      </w:pPr>
      <w:rPr>
        <w:rFonts w:ascii="Wingdings" w:hAnsi="Wingdings" w:hint="default"/>
      </w:rPr>
    </w:lvl>
    <w:lvl w:ilvl="6" w:tplc="DC9CE720">
      <w:start w:val="1"/>
      <w:numFmt w:val="bullet"/>
      <w:lvlText w:val=""/>
      <w:lvlJc w:val="left"/>
      <w:pPr>
        <w:ind w:left="5040" w:hanging="360"/>
      </w:pPr>
      <w:rPr>
        <w:rFonts w:ascii="Symbol" w:hAnsi="Symbol" w:hint="default"/>
      </w:rPr>
    </w:lvl>
    <w:lvl w:ilvl="7" w:tplc="44F6EB66">
      <w:start w:val="1"/>
      <w:numFmt w:val="bullet"/>
      <w:lvlText w:val="o"/>
      <w:lvlJc w:val="left"/>
      <w:pPr>
        <w:ind w:left="5760" w:hanging="360"/>
      </w:pPr>
      <w:rPr>
        <w:rFonts w:ascii="Courier New" w:hAnsi="Courier New" w:hint="default"/>
      </w:rPr>
    </w:lvl>
    <w:lvl w:ilvl="8" w:tplc="376EF9EE">
      <w:start w:val="1"/>
      <w:numFmt w:val="bullet"/>
      <w:lvlText w:val=""/>
      <w:lvlJc w:val="left"/>
      <w:pPr>
        <w:ind w:left="6480" w:hanging="360"/>
      </w:pPr>
      <w:rPr>
        <w:rFonts w:ascii="Wingdings" w:hAnsi="Wingdings" w:hint="default"/>
      </w:rPr>
    </w:lvl>
  </w:abstractNum>
  <w:abstractNum w:abstractNumId="1" w15:restartNumberingAfterBreak="0">
    <w:nsid w:val="04469089"/>
    <w:multiLevelType w:val="hybridMultilevel"/>
    <w:tmpl w:val="FFFFFFFF"/>
    <w:lvl w:ilvl="0" w:tplc="3C34E33C">
      <w:start w:val="1"/>
      <w:numFmt w:val="bullet"/>
      <w:lvlText w:val=""/>
      <w:lvlJc w:val="left"/>
      <w:pPr>
        <w:ind w:left="720" w:hanging="360"/>
      </w:pPr>
      <w:rPr>
        <w:rFonts w:ascii="Symbol" w:hAnsi="Symbol" w:hint="default"/>
      </w:rPr>
    </w:lvl>
    <w:lvl w:ilvl="1" w:tplc="17208494">
      <w:start w:val="1"/>
      <w:numFmt w:val="bullet"/>
      <w:lvlText w:val="o"/>
      <w:lvlJc w:val="left"/>
      <w:pPr>
        <w:ind w:left="1440" w:hanging="360"/>
      </w:pPr>
      <w:rPr>
        <w:rFonts w:ascii="Courier New" w:hAnsi="Courier New" w:hint="default"/>
      </w:rPr>
    </w:lvl>
    <w:lvl w:ilvl="2" w:tplc="C19861D8">
      <w:start w:val="1"/>
      <w:numFmt w:val="bullet"/>
      <w:lvlText w:val=""/>
      <w:lvlJc w:val="left"/>
      <w:pPr>
        <w:ind w:left="2160" w:hanging="360"/>
      </w:pPr>
      <w:rPr>
        <w:rFonts w:ascii="Wingdings" w:hAnsi="Wingdings" w:hint="default"/>
      </w:rPr>
    </w:lvl>
    <w:lvl w:ilvl="3" w:tplc="09E62158">
      <w:start w:val="1"/>
      <w:numFmt w:val="bullet"/>
      <w:lvlText w:val=""/>
      <w:lvlJc w:val="left"/>
      <w:pPr>
        <w:ind w:left="2880" w:hanging="360"/>
      </w:pPr>
      <w:rPr>
        <w:rFonts w:ascii="Symbol" w:hAnsi="Symbol" w:hint="default"/>
      </w:rPr>
    </w:lvl>
    <w:lvl w:ilvl="4" w:tplc="8A4CF00E">
      <w:start w:val="1"/>
      <w:numFmt w:val="bullet"/>
      <w:lvlText w:val="o"/>
      <w:lvlJc w:val="left"/>
      <w:pPr>
        <w:ind w:left="3600" w:hanging="360"/>
      </w:pPr>
      <w:rPr>
        <w:rFonts w:ascii="Courier New" w:hAnsi="Courier New" w:hint="default"/>
      </w:rPr>
    </w:lvl>
    <w:lvl w:ilvl="5" w:tplc="E5D0FCF4">
      <w:start w:val="1"/>
      <w:numFmt w:val="bullet"/>
      <w:lvlText w:val=""/>
      <w:lvlJc w:val="left"/>
      <w:pPr>
        <w:ind w:left="4320" w:hanging="360"/>
      </w:pPr>
      <w:rPr>
        <w:rFonts w:ascii="Wingdings" w:hAnsi="Wingdings" w:hint="default"/>
      </w:rPr>
    </w:lvl>
    <w:lvl w:ilvl="6" w:tplc="BFDA906C">
      <w:start w:val="1"/>
      <w:numFmt w:val="bullet"/>
      <w:lvlText w:val=""/>
      <w:lvlJc w:val="left"/>
      <w:pPr>
        <w:ind w:left="5040" w:hanging="360"/>
      </w:pPr>
      <w:rPr>
        <w:rFonts w:ascii="Symbol" w:hAnsi="Symbol" w:hint="default"/>
      </w:rPr>
    </w:lvl>
    <w:lvl w:ilvl="7" w:tplc="0D90AC0C">
      <w:start w:val="1"/>
      <w:numFmt w:val="bullet"/>
      <w:lvlText w:val="o"/>
      <w:lvlJc w:val="left"/>
      <w:pPr>
        <w:ind w:left="5760" w:hanging="360"/>
      </w:pPr>
      <w:rPr>
        <w:rFonts w:ascii="Courier New" w:hAnsi="Courier New" w:hint="default"/>
      </w:rPr>
    </w:lvl>
    <w:lvl w:ilvl="8" w:tplc="FDB2466E">
      <w:start w:val="1"/>
      <w:numFmt w:val="bullet"/>
      <w:lvlText w:val=""/>
      <w:lvlJc w:val="left"/>
      <w:pPr>
        <w:ind w:left="6480" w:hanging="360"/>
      </w:pPr>
      <w:rPr>
        <w:rFonts w:ascii="Wingdings" w:hAnsi="Wingdings" w:hint="default"/>
      </w:rPr>
    </w:lvl>
  </w:abstractNum>
  <w:abstractNum w:abstractNumId="2" w15:restartNumberingAfterBreak="0">
    <w:nsid w:val="083B2509"/>
    <w:multiLevelType w:val="hybridMultilevel"/>
    <w:tmpl w:val="FFFFFFFF"/>
    <w:lvl w:ilvl="0" w:tplc="6C02FDDA">
      <w:start w:val="1"/>
      <w:numFmt w:val="bullet"/>
      <w:lvlText w:val=""/>
      <w:lvlJc w:val="left"/>
      <w:pPr>
        <w:ind w:left="720" w:hanging="360"/>
      </w:pPr>
      <w:rPr>
        <w:rFonts w:ascii="Symbol" w:hAnsi="Symbol" w:hint="default"/>
      </w:rPr>
    </w:lvl>
    <w:lvl w:ilvl="1" w:tplc="4D3A3B54">
      <w:start w:val="1"/>
      <w:numFmt w:val="lowerLetter"/>
      <w:lvlText w:val="%2."/>
      <w:lvlJc w:val="left"/>
      <w:pPr>
        <w:ind w:left="1440" w:hanging="360"/>
      </w:pPr>
    </w:lvl>
    <w:lvl w:ilvl="2" w:tplc="7D5CB2FA">
      <w:start w:val="1"/>
      <w:numFmt w:val="lowerRoman"/>
      <w:lvlText w:val="%3."/>
      <w:lvlJc w:val="right"/>
      <w:pPr>
        <w:ind w:left="2160" w:hanging="180"/>
      </w:pPr>
    </w:lvl>
    <w:lvl w:ilvl="3" w:tplc="A86A9712">
      <w:start w:val="1"/>
      <w:numFmt w:val="decimal"/>
      <w:lvlText w:val="%4."/>
      <w:lvlJc w:val="left"/>
      <w:pPr>
        <w:ind w:left="2880" w:hanging="360"/>
      </w:pPr>
    </w:lvl>
    <w:lvl w:ilvl="4" w:tplc="20EA0D48">
      <w:start w:val="1"/>
      <w:numFmt w:val="lowerLetter"/>
      <w:lvlText w:val="%5."/>
      <w:lvlJc w:val="left"/>
      <w:pPr>
        <w:ind w:left="3600" w:hanging="360"/>
      </w:pPr>
    </w:lvl>
    <w:lvl w:ilvl="5" w:tplc="03C04A64">
      <w:start w:val="1"/>
      <w:numFmt w:val="lowerRoman"/>
      <w:lvlText w:val="%6."/>
      <w:lvlJc w:val="right"/>
      <w:pPr>
        <w:ind w:left="4320" w:hanging="180"/>
      </w:pPr>
    </w:lvl>
    <w:lvl w:ilvl="6" w:tplc="443AF638">
      <w:start w:val="1"/>
      <w:numFmt w:val="decimal"/>
      <w:lvlText w:val="%7."/>
      <w:lvlJc w:val="left"/>
      <w:pPr>
        <w:ind w:left="5040" w:hanging="360"/>
      </w:pPr>
    </w:lvl>
    <w:lvl w:ilvl="7" w:tplc="6318F306">
      <w:start w:val="1"/>
      <w:numFmt w:val="lowerLetter"/>
      <w:lvlText w:val="%8."/>
      <w:lvlJc w:val="left"/>
      <w:pPr>
        <w:ind w:left="5760" w:hanging="360"/>
      </w:pPr>
    </w:lvl>
    <w:lvl w:ilvl="8" w:tplc="C5CA8276">
      <w:start w:val="1"/>
      <w:numFmt w:val="lowerRoman"/>
      <w:lvlText w:val="%9."/>
      <w:lvlJc w:val="right"/>
      <w:pPr>
        <w:ind w:left="6480" w:hanging="180"/>
      </w:pPr>
    </w:lvl>
  </w:abstractNum>
  <w:abstractNum w:abstractNumId="3" w15:restartNumberingAfterBreak="0">
    <w:nsid w:val="0896CD07"/>
    <w:multiLevelType w:val="hybridMultilevel"/>
    <w:tmpl w:val="FFFFFFFF"/>
    <w:lvl w:ilvl="0" w:tplc="D5907D6C">
      <w:start w:val="1"/>
      <w:numFmt w:val="bullet"/>
      <w:lvlText w:val=""/>
      <w:lvlJc w:val="left"/>
      <w:pPr>
        <w:ind w:left="720" w:hanging="360"/>
      </w:pPr>
      <w:rPr>
        <w:rFonts w:ascii="Symbol" w:hAnsi="Symbol" w:hint="default"/>
      </w:rPr>
    </w:lvl>
    <w:lvl w:ilvl="1" w:tplc="00B22C36">
      <w:start w:val="1"/>
      <w:numFmt w:val="bullet"/>
      <w:lvlText w:val="o"/>
      <w:lvlJc w:val="left"/>
      <w:pPr>
        <w:ind w:left="1440" w:hanging="360"/>
      </w:pPr>
      <w:rPr>
        <w:rFonts w:ascii="Courier New" w:hAnsi="Courier New" w:hint="default"/>
      </w:rPr>
    </w:lvl>
    <w:lvl w:ilvl="2" w:tplc="9232201C">
      <w:start w:val="1"/>
      <w:numFmt w:val="bullet"/>
      <w:lvlText w:val=""/>
      <w:lvlJc w:val="left"/>
      <w:pPr>
        <w:ind w:left="2160" w:hanging="360"/>
      </w:pPr>
      <w:rPr>
        <w:rFonts w:ascii="Wingdings" w:hAnsi="Wingdings" w:hint="default"/>
      </w:rPr>
    </w:lvl>
    <w:lvl w:ilvl="3" w:tplc="4E081236">
      <w:start w:val="1"/>
      <w:numFmt w:val="bullet"/>
      <w:lvlText w:val=""/>
      <w:lvlJc w:val="left"/>
      <w:pPr>
        <w:ind w:left="2880" w:hanging="360"/>
      </w:pPr>
      <w:rPr>
        <w:rFonts w:ascii="Symbol" w:hAnsi="Symbol" w:hint="default"/>
      </w:rPr>
    </w:lvl>
    <w:lvl w:ilvl="4" w:tplc="FA8A148C">
      <w:start w:val="1"/>
      <w:numFmt w:val="bullet"/>
      <w:lvlText w:val="o"/>
      <w:lvlJc w:val="left"/>
      <w:pPr>
        <w:ind w:left="3600" w:hanging="360"/>
      </w:pPr>
      <w:rPr>
        <w:rFonts w:ascii="Courier New" w:hAnsi="Courier New" w:hint="default"/>
      </w:rPr>
    </w:lvl>
    <w:lvl w:ilvl="5" w:tplc="A36037D0">
      <w:start w:val="1"/>
      <w:numFmt w:val="bullet"/>
      <w:lvlText w:val=""/>
      <w:lvlJc w:val="left"/>
      <w:pPr>
        <w:ind w:left="4320" w:hanging="360"/>
      </w:pPr>
      <w:rPr>
        <w:rFonts w:ascii="Wingdings" w:hAnsi="Wingdings" w:hint="default"/>
      </w:rPr>
    </w:lvl>
    <w:lvl w:ilvl="6" w:tplc="8DAA56B2">
      <w:start w:val="1"/>
      <w:numFmt w:val="bullet"/>
      <w:lvlText w:val=""/>
      <w:lvlJc w:val="left"/>
      <w:pPr>
        <w:ind w:left="5040" w:hanging="360"/>
      </w:pPr>
      <w:rPr>
        <w:rFonts w:ascii="Symbol" w:hAnsi="Symbol" w:hint="default"/>
      </w:rPr>
    </w:lvl>
    <w:lvl w:ilvl="7" w:tplc="69987546">
      <w:start w:val="1"/>
      <w:numFmt w:val="bullet"/>
      <w:lvlText w:val="o"/>
      <w:lvlJc w:val="left"/>
      <w:pPr>
        <w:ind w:left="5760" w:hanging="360"/>
      </w:pPr>
      <w:rPr>
        <w:rFonts w:ascii="Courier New" w:hAnsi="Courier New" w:hint="default"/>
      </w:rPr>
    </w:lvl>
    <w:lvl w:ilvl="8" w:tplc="82A8DF44">
      <w:start w:val="1"/>
      <w:numFmt w:val="bullet"/>
      <w:lvlText w:val=""/>
      <w:lvlJc w:val="left"/>
      <w:pPr>
        <w:ind w:left="6480" w:hanging="360"/>
      </w:pPr>
      <w:rPr>
        <w:rFonts w:ascii="Wingdings" w:hAnsi="Wingdings" w:hint="default"/>
      </w:rPr>
    </w:lvl>
  </w:abstractNum>
  <w:abstractNum w:abstractNumId="4" w15:restartNumberingAfterBreak="0">
    <w:nsid w:val="186B6B85"/>
    <w:multiLevelType w:val="hybridMultilevel"/>
    <w:tmpl w:val="248C8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50C3B"/>
    <w:multiLevelType w:val="hybridMultilevel"/>
    <w:tmpl w:val="FFFFFFFF"/>
    <w:lvl w:ilvl="0" w:tplc="DA266BBC">
      <w:start w:val="1"/>
      <w:numFmt w:val="bullet"/>
      <w:lvlText w:val=""/>
      <w:lvlJc w:val="left"/>
      <w:pPr>
        <w:ind w:left="720" w:hanging="360"/>
      </w:pPr>
      <w:rPr>
        <w:rFonts w:ascii="Symbol" w:hAnsi="Symbol" w:hint="default"/>
      </w:rPr>
    </w:lvl>
    <w:lvl w:ilvl="1" w:tplc="A26A6DCA">
      <w:start w:val="1"/>
      <w:numFmt w:val="bullet"/>
      <w:lvlText w:val="o"/>
      <w:lvlJc w:val="left"/>
      <w:pPr>
        <w:ind w:left="1440" w:hanging="360"/>
      </w:pPr>
      <w:rPr>
        <w:rFonts w:ascii="Courier New" w:hAnsi="Courier New" w:hint="default"/>
      </w:rPr>
    </w:lvl>
    <w:lvl w:ilvl="2" w:tplc="6F28E226">
      <w:start w:val="1"/>
      <w:numFmt w:val="bullet"/>
      <w:lvlText w:val=""/>
      <w:lvlJc w:val="left"/>
      <w:pPr>
        <w:ind w:left="2160" w:hanging="360"/>
      </w:pPr>
      <w:rPr>
        <w:rFonts w:ascii="Wingdings" w:hAnsi="Wingdings" w:hint="default"/>
      </w:rPr>
    </w:lvl>
    <w:lvl w:ilvl="3" w:tplc="5C0A87A6">
      <w:start w:val="1"/>
      <w:numFmt w:val="bullet"/>
      <w:lvlText w:val=""/>
      <w:lvlJc w:val="left"/>
      <w:pPr>
        <w:ind w:left="2880" w:hanging="360"/>
      </w:pPr>
      <w:rPr>
        <w:rFonts w:ascii="Symbol" w:hAnsi="Symbol" w:hint="default"/>
      </w:rPr>
    </w:lvl>
    <w:lvl w:ilvl="4" w:tplc="5BE82AFA">
      <w:start w:val="1"/>
      <w:numFmt w:val="bullet"/>
      <w:lvlText w:val="o"/>
      <w:lvlJc w:val="left"/>
      <w:pPr>
        <w:ind w:left="3600" w:hanging="360"/>
      </w:pPr>
      <w:rPr>
        <w:rFonts w:ascii="Courier New" w:hAnsi="Courier New" w:hint="default"/>
      </w:rPr>
    </w:lvl>
    <w:lvl w:ilvl="5" w:tplc="3A0AF912">
      <w:start w:val="1"/>
      <w:numFmt w:val="bullet"/>
      <w:lvlText w:val=""/>
      <w:lvlJc w:val="left"/>
      <w:pPr>
        <w:ind w:left="4320" w:hanging="360"/>
      </w:pPr>
      <w:rPr>
        <w:rFonts w:ascii="Wingdings" w:hAnsi="Wingdings" w:hint="default"/>
      </w:rPr>
    </w:lvl>
    <w:lvl w:ilvl="6" w:tplc="B864637C">
      <w:start w:val="1"/>
      <w:numFmt w:val="bullet"/>
      <w:lvlText w:val=""/>
      <w:lvlJc w:val="left"/>
      <w:pPr>
        <w:ind w:left="5040" w:hanging="360"/>
      </w:pPr>
      <w:rPr>
        <w:rFonts w:ascii="Symbol" w:hAnsi="Symbol" w:hint="default"/>
      </w:rPr>
    </w:lvl>
    <w:lvl w:ilvl="7" w:tplc="27A2DE5C">
      <w:start w:val="1"/>
      <w:numFmt w:val="bullet"/>
      <w:lvlText w:val="o"/>
      <w:lvlJc w:val="left"/>
      <w:pPr>
        <w:ind w:left="5760" w:hanging="360"/>
      </w:pPr>
      <w:rPr>
        <w:rFonts w:ascii="Courier New" w:hAnsi="Courier New" w:hint="default"/>
      </w:rPr>
    </w:lvl>
    <w:lvl w:ilvl="8" w:tplc="0BECA452">
      <w:start w:val="1"/>
      <w:numFmt w:val="bullet"/>
      <w:lvlText w:val=""/>
      <w:lvlJc w:val="left"/>
      <w:pPr>
        <w:ind w:left="6480" w:hanging="360"/>
      </w:pPr>
      <w:rPr>
        <w:rFonts w:ascii="Wingdings" w:hAnsi="Wingdings" w:hint="default"/>
      </w:rPr>
    </w:lvl>
  </w:abstractNum>
  <w:abstractNum w:abstractNumId="6" w15:restartNumberingAfterBreak="0">
    <w:nsid w:val="1C4EC1FF"/>
    <w:multiLevelType w:val="hybridMultilevel"/>
    <w:tmpl w:val="FFFFFFFF"/>
    <w:lvl w:ilvl="0" w:tplc="25466DCA">
      <w:start w:val="1"/>
      <w:numFmt w:val="decimal"/>
      <w:lvlText w:val="%1."/>
      <w:lvlJc w:val="left"/>
      <w:pPr>
        <w:ind w:left="720" w:hanging="360"/>
      </w:pPr>
    </w:lvl>
    <w:lvl w:ilvl="1" w:tplc="4E9ADB4A">
      <w:start w:val="1"/>
      <w:numFmt w:val="lowerLetter"/>
      <w:lvlText w:val="%2."/>
      <w:lvlJc w:val="left"/>
      <w:pPr>
        <w:ind w:left="1440" w:hanging="360"/>
      </w:pPr>
    </w:lvl>
    <w:lvl w:ilvl="2" w:tplc="69FA2418">
      <w:start w:val="1"/>
      <w:numFmt w:val="lowerRoman"/>
      <w:lvlText w:val="%3."/>
      <w:lvlJc w:val="right"/>
      <w:pPr>
        <w:ind w:left="2160" w:hanging="180"/>
      </w:pPr>
    </w:lvl>
    <w:lvl w:ilvl="3" w:tplc="202CA4DA">
      <w:start w:val="1"/>
      <w:numFmt w:val="decimal"/>
      <w:lvlText w:val="%4."/>
      <w:lvlJc w:val="left"/>
      <w:pPr>
        <w:ind w:left="2880" w:hanging="360"/>
      </w:pPr>
    </w:lvl>
    <w:lvl w:ilvl="4" w:tplc="D64E13F0">
      <w:start w:val="1"/>
      <w:numFmt w:val="lowerLetter"/>
      <w:lvlText w:val="%5."/>
      <w:lvlJc w:val="left"/>
      <w:pPr>
        <w:ind w:left="3600" w:hanging="360"/>
      </w:pPr>
    </w:lvl>
    <w:lvl w:ilvl="5" w:tplc="2AFA2470">
      <w:start w:val="1"/>
      <w:numFmt w:val="lowerRoman"/>
      <w:lvlText w:val="%6."/>
      <w:lvlJc w:val="right"/>
      <w:pPr>
        <w:ind w:left="4320" w:hanging="180"/>
      </w:pPr>
    </w:lvl>
    <w:lvl w:ilvl="6" w:tplc="423EA8D6">
      <w:start w:val="1"/>
      <w:numFmt w:val="decimal"/>
      <w:lvlText w:val="%7."/>
      <w:lvlJc w:val="left"/>
      <w:pPr>
        <w:ind w:left="5040" w:hanging="360"/>
      </w:pPr>
    </w:lvl>
    <w:lvl w:ilvl="7" w:tplc="A65A62F4">
      <w:start w:val="1"/>
      <w:numFmt w:val="lowerLetter"/>
      <w:lvlText w:val="%8."/>
      <w:lvlJc w:val="left"/>
      <w:pPr>
        <w:ind w:left="5760" w:hanging="360"/>
      </w:pPr>
    </w:lvl>
    <w:lvl w:ilvl="8" w:tplc="83EC7AB6">
      <w:start w:val="1"/>
      <w:numFmt w:val="lowerRoman"/>
      <w:lvlText w:val="%9."/>
      <w:lvlJc w:val="right"/>
      <w:pPr>
        <w:ind w:left="6480" w:hanging="180"/>
      </w:pPr>
    </w:lvl>
  </w:abstractNum>
  <w:abstractNum w:abstractNumId="7" w15:restartNumberingAfterBreak="0">
    <w:nsid w:val="1DDCE203"/>
    <w:multiLevelType w:val="hybridMultilevel"/>
    <w:tmpl w:val="FFFFFFFF"/>
    <w:lvl w:ilvl="0" w:tplc="9830EEA8">
      <w:start w:val="1"/>
      <w:numFmt w:val="decimal"/>
      <w:lvlText w:val="%1."/>
      <w:lvlJc w:val="left"/>
      <w:pPr>
        <w:ind w:left="720" w:hanging="360"/>
      </w:pPr>
    </w:lvl>
    <w:lvl w:ilvl="1" w:tplc="33107DD6">
      <w:start w:val="1"/>
      <w:numFmt w:val="lowerLetter"/>
      <w:lvlText w:val="%2."/>
      <w:lvlJc w:val="left"/>
      <w:pPr>
        <w:ind w:left="1440" w:hanging="360"/>
      </w:pPr>
    </w:lvl>
    <w:lvl w:ilvl="2" w:tplc="FE5A5798">
      <w:start w:val="1"/>
      <w:numFmt w:val="lowerRoman"/>
      <w:lvlText w:val="%3."/>
      <w:lvlJc w:val="right"/>
      <w:pPr>
        <w:ind w:left="2160" w:hanging="180"/>
      </w:pPr>
    </w:lvl>
    <w:lvl w:ilvl="3" w:tplc="E57AF47A">
      <w:start w:val="1"/>
      <w:numFmt w:val="decimal"/>
      <w:lvlText w:val="%4."/>
      <w:lvlJc w:val="left"/>
      <w:pPr>
        <w:ind w:left="2880" w:hanging="360"/>
      </w:pPr>
    </w:lvl>
    <w:lvl w:ilvl="4" w:tplc="B29CC102">
      <w:start w:val="1"/>
      <w:numFmt w:val="lowerLetter"/>
      <w:lvlText w:val="%5."/>
      <w:lvlJc w:val="left"/>
      <w:pPr>
        <w:ind w:left="3600" w:hanging="360"/>
      </w:pPr>
    </w:lvl>
    <w:lvl w:ilvl="5" w:tplc="0066C848">
      <w:start w:val="1"/>
      <w:numFmt w:val="lowerRoman"/>
      <w:lvlText w:val="%6."/>
      <w:lvlJc w:val="right"/>
      <w:pPr>
        <w:ind w:left="4320" w:hanging="180"/>
      </w:pPr>
    </w:lvl>
    <w:lvl w:ilvl="6" w:tplc="204C5448">
      <w:start w:val="1"/>
      <w:numFmt w:val="decimal"/>
      <w:lvlText w:val="%7."/>
      <w:lvlJc w:val="left"/>
      <w:pPr>
        <w:ind w:left="5040" w:hanging="360"/>
      </w:pPr>
    </w:lvl>
    <w:lvl w:ilvl="7" w:tplc="ACC8FE76">
      <w:start w:val="1"/>
      <w:numFmt w:val="lowerLetter"/>
      <w:lvlText w:val="%8."/>
      <w:lvlJc w:val="left"/>
      <w:pPr>
        <w:ind w:left="5760" w:hanging="360"/>
      </w:pPr>
    </w:lvl>
    <w:lvl w:ilvl="8" w:tplc="80ACAC3A">
      <w:start w:val="1"/>
      <w:numFmt w:val="lowerRoman"/>
      <w:lvlText w:val="%9."/>
      <w:lvlJc w:val="right"/>
      <w:pPr>
        <w:ind w:left="6480" w:hanging="180"/>
      </w:pPr>
    </w:lvl>
  </w:abstractNum>
  <w:abstractNum w:abstractNumId="8" w15:restartNumberingAfterBreak="0">
    <w:nsid w:val="24431AF8"/>
    <w:multiLevelType w:val="hybridMultilevel"/>
    <w:tmpl w:val="FFFFFFFF"/>
    <w:lvl w:ilvl="0" w:tplc="042449EC">
      <w:start w:val="1"/>
      <w:numFmt w:val="bullet"/>
      <w:lvlText w:val=""/>
      <w:lvlJc w:val="left"/>
      <w:pPr>
        <w:ind w:left="720" w:hanging="360"/>
      </w:pPr>
      <w:rPr>
        <w:rFonts w:ascii="Symbol" w:hAnsi="Symbol" w:hint="default"/>
      </w:rPr>
    </w:lvl>
    <w:lvl w:ilvl="1" w:tplc="656C59F0">
      <w:start w:val="1"/>
      <w:numFmt w:val="bullet"/>
      <w:lvlText w:val="o"/>
      <w:lvlJc w:val="left"/>
      <w:pPr>
        <w:ind w:left="1440" w:hanging="360"/>
      </w:pPr>
      <w:rPr>
        <w:rFonts w:ascii="Courier New" w:hAnsi="Courier New" w:hint="default"/>
      </w:rPr>
    </w:lvl>
    <w:lvl w:ilvl="2" w:tplc="B238C0E2">
      <w:start w:val="1"/>
      <w:numFmt w:val="bullet"/>
      <w:lvlText w:val=""/>
      <w:lvlJc w:val="left"/>
      <w:pPr>
        <w:ind w:left="2160" w:hanging="360"/>
      </w:pPr>
      <w:rPr>
        <w:rFonts w:ascii="Wingdings" w:hAnsi="Wingdings" w:hint="default"/>
      </w:rPr>
    </w:lvl>
    <w:lvl w:ilvl="3" w:tplc="273A5C56">
      <w:start w:val="1"/>
      <w:numFmt w:val="bullet"/>
      <w:lvlText w:val=""/>
      <w:lvlJc w:val="left"/>
      <w:pPr>
        <w:ind w:left="2880" w:hanging="360"/>
      </w:pPr>
      <w:rPr>
        <w:rFonts w:ascii="Symbol" w:hAnsi="Symbol" w:hint="default"/>
      </w:rPr>
    </w:lvl>
    <w:lvl w:ilvl="4" w:tplc="C21E7B7E">
      <w:start w:val="1"/>
      <w:numFmt w:val="bullet"/>
      <w:lvlText w:val="o"/>
      <w:lvlJc w:val="left"/>
      <w:pPr>
        <w:ind w:left="3600" w:hanging="360"/>
      </w:pPr>
      <w:rPr>
        <w:rFonts w:ascii="Courier New" w:hAnsi="Courier New" w:hint="default"/>
      </w:rPr>
    </w:lvl>
    <w:lvl w:ilvl="5" w:tplc="1D2463A0">
      <w:start w:val="1"/>
      <w:numFmt w:val="bullet"/>
      <w:lvlText w:val=""/>
      <w:lvlJc w:val="left"/>
      <w:pPr>
        <w:ind w:left="4320" w:hanging="360"/>
      </w:pPr>
      <w:rPr>
        <w:rFonts w:ascii="Wingdings" w:hAnsi="Wingdings" w:hint="default"/>
      </w:rPr>
    </w:lvl>
    <w:lvl w:ilvl="6" w:tplc="86C2327A">
      <w:start w:val="1"/>
      <w:numFmt w:val="bullet"/>
      <w:lvlText w:val=""/>
      <w:lvlJc w:val="left"/>
      <w:pPr>
        <w:ind w:left="5040" w:hanging="360"/>
      </w:pPr>
      <w:rPr>
        <w:rFonts w:ascii="Symbol" w:hAnsi="Symbol" w:hint="default"/>
      </w:rPr>
    </w:lvl>
    <w:lvl w:ilvl="7" w:tplc="F88E0728">
      <w:start w:val="1"/>
      <w:numFmt w:val="bullet"/>
      <w:lvlText w:val="o"/>
      <w:lvlJc w:val="left"/>
      <w:pPr>
        <w:ind w:left="5760" w:hanging="360"/>
      </w:pPr>
      <w:rPr>
        <w:rFonts w:ascii="Courier New" w:hAnsi="Courier New" w:hint="default"/>
      </w:rPr>
    </w:lvl>
    <w:lvl w:ilvl="8" w:tplc="E8021590">
      <w:start w:val="1"/>
      <w:numFmt w:val="bullet"/>
      <w:lvlText w:val=""/>
      <w:lvlJc w:val="left"/>
      <w:pPr>
        <w:ind w:left="6480" w:hanging="360"/>
      </w:pPr>
      <w:rPr>
        <w:rFonts w:ascii="Wingdings" w:hAnsi="Wingdings" w:hint="default"/>
      </w:rPr>
    </w:lvl>
  </w:abstractNum>
  <w:abstractNum w:abstractNumId="9" w15:restartNumberingAfterBreak="0">
    <w:nsid w:val="2C894B70"/>
    <w:multiLevelType w:val="hybridMultilevel"/>
    <w:tmpl w:val="FFFFFFFF"/>
    <w:lvl w:ilvl="0" w:tplc="DD9A05FE">
      <w:start w:val="1"/>
      <w:numFmt w:val="decimal"/>
      <w:lvlText w:val="%1."/>
      <w:lvlJc w:val="left"/>
      <w:pPr>
        <w:ind w:left="720" w:hanging="360"/>
      </w:pPr>
    </w:lvl>
    <w:lvl w:ilvl="1" w:tplc="3E4E9FB4">
      <w:start w:val="1"/>
      <w:numFmt w:val="lowerLetter"/>
      <w:lvlText w:val="%2."/>
      <w:lvlJc w:val="left"/>
      <w:pPr>
        <w:ind w:left="1440" w:hanging="360"/>
      </w:pPr>
    </w:lvl>
    <w:lvl w:ilvl="2" w:tplc="31C6F5D2">
      <w:start w:val="1"/>
      <w:numFmt w:val="lowerRoman"/>
      <w:lvlText w:val="%3."/>
      <w:lvlJc w:val="right"/>
      <w:pPr>
        <w:ind w:left="2160" w:hanging="180"/>
      </w:pPr>
    </w:lvl>
    <w:lvl w:ilvl="3" w:tplc="3C086B20">
      <w:start w:val="1"/>
      <w:numFmt w:val="decimal"/>
      <w:lvlText w:val="%4."/>
      <w:lvlJc w:val="left"/>
      <w:pPr>
        <w:ind w:left="2880" w:hanging="360"/>
      </w:pPr>
    </w:lvl>
    <w:lvl w:ilvl="4" w:tplc="3934E814">
      <w:start w:val="1"/>
      <w:numFmt w:val="lowerLetter"/>
      <w:lvlText w:val="%5."/>
      <w:lvlJc w:val="left"/>
      <w:pPr>
        <w:ind w:left="3600" w:hanging="360"/>
      </w:pPr>
    </w:lvl>
    <w:lvl w:ilvl="5" w:tplc="DA822942">
      <w:start w:val="1"/>
      <w:numFmt w:val="lowerRoman"/>
      <w:lvlText w:val="%6."/>
      <w:lvlJc w:val="right"/>
      <w:pPr>
        <w:ind w:left="4320" w:hanging="180"/>
      </w:pPr>
    </w:lvl>
    <w:lvl w:ilvl="6" w:tplc="535A19B8">
      <w:start w:val="1"/>
      <w:numFmt w:val="decimal"/>
      <w:lvlText w:val="%7."/>
      <w:lvlJc w:val="left"/>
      <w:pPr>
        <w:ind w:left="5040" w:hanging="360"/>
      </w:pPr>
    </w:lvl>
    <w:lvl w:ilvl="7" w:tplc="202EECFE">
      <w:start w:val="1"/>
      <w:numFmt w:val="lowerLetter"/>
      <w:lvlText w:val="%8."/>
      <w:lvlJc w:val="left"/>
      <w:pPr>
        <w:ind w:left="5760" w:hanging="360"/>
      </w:pPr>
    </w:lvl>
    <w:lvl w:ilvl="8" w:tplc="61F0A55E">
      <w:start w:val="1"/>
      <w:numFmt w:val="lowerRoman"/>
      <w:lvlText w:val="%9."/>
      <w:lvlJc w:val="right"/>
      <w:pPr>
        <w:ind w:left="6480" w:hanging="180"/>
      </w:pPr>
    </w:lvl>
  </w:abstractNum>
  <w:abstractNum w:abstractNumId="10" w15:restartNumberingAfterBreak="0">
    <w:nsid w:val="2D7E72D6"/>
    <w:multiLevelType w:val="hybridMultilevel"/>
    <w:tmpl w:val="1BA602CC"/>
    <w:lvl w:ilvl="0" w:tplc="B352CF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E225E5"/>
    <w:multiLevelType w:val="hybridMultilevel"/>
    <w:tmpl w:val="C350699E"/>
    <w:lvl w:ilvl="0" w:tplc="AA5C00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B97079"/>
    <w:multiLevelType w:val="multilevel"/>
    <w:tmpl w:val="698A49EC"/>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22A6B5"/>
    <w:multiLevelType w:val="hybridMultilevel"/>
    <w:tmpl w:val="FFFFFFFF"/>
    <w:lvl w:ilvl="0" w:tplc="C706B804">
      <w:start w:val="1"/>
      <w:numFmt w:val="bullet"/>
      <w:lvlText w:val=""/>
      <w:lvlJc w:val="left"/>
      <w:pPr>
        <w:ind w:left="720" w:hanging="360"/>
      </w:pPr>
      <w:rPr>
        <w:rFonts w:ascii="Symbol" w:hAnsi="Symbol" w:hint="default"/>
      </w:rPr>
    </w:lvl>
    <w:lvl w:ilvl="1" w:tplc="FCE686EE">
      <w:start w:val="1"/>
      <w:numFmt w:val="bullet"/>
      <w:lvlText w:val="o"/>
      <w:lvlJc w:val="left"/>
      <w:pPr>
        <w:ind w:left="1440" w:hanging="360"/>
      </w:pPr>
      <w:rPr>
        <w:rFonts w:ascii="Courier New" w:hAnsi="Courier New" w:hint="default"/>
      </w:rPr>
    </w:lvl>
    <w:lvl w:ilvl="2" w:tplc="FFD670BA">
      <w:start w:val="1"/>
      <w:numFmt w:val="bullet"/>
      <w:lvlText w:val=""/>
      <w:lvlJc w:val="left"/>
      <w:pPr>
        <w:ind w:left="2160" w:hanging="360"/>
      </w:pPr>
      <w:rPr>
        <w:rFonts w:ascii="Wingdings" w:hAnsi="Wingdings" w:hint="default"/>
      </w:rPr>
    </w:lvl>
    <w:lvl w:ilvl="3" w:tplc="30B02882">
      <w:start w:val="1"/>
      <w:numFmt w:val="bullet"/>
      <w:lvlText w:val=""/>
      <w:lvlJc w:val="left"/>
      <w:pPr>
        <w:ind w:left="2880" w:hanging="360"/>
      </w:pPr>
      <w:rPr>
        <w:rFonts w:ascii="Symbol" w:hAnsi="Symbol" w:hint="default"/>
      </w:rPr>
    </w:lvl>
    <w:lvl w:ilvl="4" w:tplc="6B78387A">
      <w:start w:val="1"/>
      <w:numFmt w:val="bullet"/>
      <w:lvlText w:val="o"/>
      <w:lvlJc w:val="left"/>
      <w:pPr>
        <w:ind w:left="3600" w:hanging="360"/>
      </w:pPr>
      <w:rPr>
        <w:rFonts w:ascii="Courier New" w:hAnsi="Courier New" w:hint="default"/>
      </w:rPr>
    </w:lvl>
    <w:lvl w:ilvl="5" w:tplc="FF121622">
      <w:start w:val="1"/>
      <w:numFmt w:val="bullet"/>
      <w:lvlText w:val=""/>
      <w:lvlJc w:val="left"/>
      <w:pPr>
        <w:ind w:left="4320" w:hanging="360"/>
      </w:pPr>
      <w:rPr>
        <w:rFonts w:ascii="Wingdings" w:hAnsi="Wingdings" w:hint="default"/>
      </w:rPr>
    </w:lvl>
    <w:lvl w:ilvl="6" w:tplc="577A7AF6">
      <w:start w:val="1"/>
      <w:numFmt w:val="bullet"/>
      <w:lvlText w:val=""/>
      <w:lvlJc w:val="left"/>
      <w:pPr>
        <w:ind w:left="5040" w:hanging="360"/>
      </w:pPr>
      <w:rPr>
        <w:rFonts w:ascii="Symbol" w:hAnsi="Symbol" w:hint="default"/>
      </w:rPr>
    </w:lvl>
    <w:lvl w:ilvl="7" w:tplc="8ED617D2">
      <w:start w:val="1"/>
      <w:numFmt w:val="bullet"/>
      <w:lvlText w:val="o"/>
      <w:lvlJc w:val="left"/>
      <w:pPr>
        <w:ind w:left="5760" w:hanging="360"/>
      </w:pPr>
      <w:rPr>
        <w:rFonts w:ascii="Courier New" w:hAnsi="Courier New" w:hint="default"/>
      </w:rPr>
    </w:lvl>
    <w:lvl w:ilvl="8" w:tplc="291C59C8">
      <w:start w:val="1"/>
      <w:numFmt w:val="bullet"/>
      <w:lvlText w:val=""/>
      <w:lvlJc w:val="left"/>
      <w:pPr>
        <w:ind w:left="6480" w:hanging="360"/>
      </w:pPr>
      <w:rPr>
        <w:rFonts w:ascii="Wingdings" w:hAnsi="Wingdings" w:hint="default"/>
      </w:rPr>
    </w:lvl>
  </w:abstractNum>
  <w:abstractNum w:abstractNumId="14" w15:restartNumberingAfterBreak="0">
    <w:nsid w:val="45EB9D5B"/>
    <w:multiLevelType w:val="hybridMultilevel"/>
    <w:tmpl w:val="FFFFFFFF"/>
    <w:lvl w:ilvl="0" w:tplc="EC62F762">
      <w:start w:val="1"/>
      <w:numFmt w:val="decimal"/>
      <w:lvlText w:val="%1."/>
      <w:lvlJc w:val="left"/>
      <w:pPr>
        <w:ind w:left="720" w:hanging="360"/>
      </w:pPr>
    </w:lvl>
    <w:lvl w:ilvl="1" w:tplc="1B387BF2">
      <w:start w:val="1"/>
      <w:numFmt w:val="lowerLetter"/>
      <w:lvlText w:val="%2."/>
      <w:lvlJc w:val="left"/>
      <w:pPr>
        <w:ind w:left="1440" w:hanging="360"/>
      </w:pPr>
    </w:lvl>
    <w:lvl w:ilvl="2" w:tplc="59FEB68A">
      <w:start w:val="1"/>
      <w:numFmt w:val="lowerRoman"/>
      <w:lvlText w:val="%3."/>
      <w:lvlJc w:val="right"/>
      <w:pPr>
        <w:ind w:left="2160" w:hanging="180"/>
      </w:pPr>
    </w:lvl>
    <w:lvl w:ilvl="3" w:tplc="6ABACF66">
      <w:start w:val="1"/>
      <w:numFmt w:val="decimal"/>
      <w:lvlText w:val="%4."/>
      <w:lvlJc w:val="left"/>
      <w:pPr>
        <w:ind w:left="2880" w:hanging="360"/>
      </w:pPr>
    </w:lvl>
    <w:lvl w:ilvl="4" w:tplc="28D27CE0">
      <w:start w:val="1"/>
      <w:numFmt w:val="lowerLetter"/>
      <w:lvlText w:val="%5."/>
      <w:lvlJc w:val="left"/>
      <w:pPr>
        <w:ind w:left="3600" w:hanging="360"/>
      </w:pPr>
    </w:lvl>
    <w:lvl w:ilvl="5" w:tplc="20EAF5C4">
      <w:start w:val="1"/>
      <w:numFmt w:val="lowerRoman"/>
      <w:lvlText w:val="%6."/>
      <w:lvlJc w:val="right"/>
      <w:pPr>
        <w:ind w:left="4320" w:hanging="180"/>
      </w:pPr>
    </w:lvl>
    <w:lvl w:ilvl="6" w:tplc="EA1CF150">
      <w:start w:val="1"/>
      <w:numFmt w:val="decimal"/>
      <w:lvlText w:val="%7."/>
      <w:lvlJc w:val="left"/>
      <w:pPr>
        <w:ind w:left="5040" w:hanging="360"/>
      </w:pPr>
    </w:lvl>
    <w:lvl w:ilvl="7" w:tplc="2F50824A">
      <w:start w:val="1"/>
      <w:numFmt w:val="lowerLetter"/>
      <w:lvlText w:val="%8."/>
      <w:lvlJc w:val="left"/>
      <w:pPr>
        <w:ind w:left="5760" w:hanging="360"/>
      </w:pPr>
    </w:lvl>
    <w:lvl w:ilvl="8" w:tplc="AF468F24">
      <w:start w:val="1"/>
      <w:numFmt w:val="lowerRoman"/>
      <w:lvlText w:val="%9."/>
      <w:lvlJc w:val="right"/>
      <w:pPr>
        <w:ind w:left="6480" w:hanging="180"/>
      </w:pPr>
    </w:lvl>
  </w:abstractNum>
  <w:abstractNum w:abstractNumId="15" w15:restartNumberingAfterBreak="0">
    <w:nsid w:val="464E66DF"/>
    <w:multiLevelType w:val="hybridMultilevel"/>
    <w:tmpl w:val="9E06B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C197D6"/>
    <w:multiLevelType w:val="hybridMultilevel"/>
    <w:tmpl w:val="FFFFFFFF"/>
    <w:lvl w:ilvl="0" w:tplc="4D704CF0">
      <w:start w:val="1"/>
      <w:numFmt w:val="bullet"/>
      <w:lvlText w:val=""/>
      <w:lvlJc w:val="left"/>
      <w:pPr>
        <w:ind w:left="720" w:hanging="360"/>
      </w:pPr>
      <w:rPr>
        <w:rFonts w:ascii="Symbol" w:hAnsi="Symbol" w:hint="default"/>
      </w:rPr>
    </w:lvl>
    <w:lvl w:ilvl="1" w:tplc="F7D8AB0E">
      <w:start w:val="1"/>
      <w:numFmt w:val="lowerLetter"/>
      <w:lvlText w:val="%2."/>
      <w:lvlJc w:val="left"/>
      <w:pPr>
        <w:ind w:left="1440" w:hanging="360"/>
      </w:pPr>
    </w:lvl>
    <w:lvl w:ilvl="2" w:tplc="CC100C02">
      <w:start w:val="1"/>
      <w:numFmt w:val="lowerRoman"/>
      <w:lvlText w:val="%3."/>
      <w:lvlJc w:val="right"/>
      <w:pPr>
        <w:ind w:left="2160" w:hanging="180"/>
      </w:pPr>
    </w:lvl>
    <w:lvl w:ilvl="3" w:tplc="119042D2">
      <w:start w:val="1"/>
      <w:numFmt w:val="decimal"/>
      <w:lvlText w:val="%4."/>
      <w:lvlJc w:val="left"/>
      <w:pPr>
        <w:ind w:left="2880" w:hanging="360"/>
      </w:pPr>
    </w:lvl>
    <w:lvl w:ilvl="4" w:tplc="D2CEBD0E">
      <w:start w:val="1"/>
      <w:numFmt w:val="lowerLetter"/>
      <w:lvlText w:val="%5."/>
      <w:lvlJc w:val="left"/>
      <w:pPr>
        <w:ind w:left="3600" w:hanging="360"/>
      </w:pPr>
    </w:lvl>
    <w:lvl w:ilvl="5" w:tplc="4A0CFDD4">
      <w:start w:val="1"/>
      <w:numFmt w:val="lowerRoman"/>
      <w:lvlText w:val="%6."/>
      <w:lvlJc w:val="right"/>
      <w:pPr>
        <w:ind w:left="4320" w:hanging="180"/>
      </w:pPr>
    </w:lvl>
    <w:lvl w:ilvl="6" w:tplc="6F3817C8">
      <w:start w:val="1"/>
      <w:numFmt w:val="decimal"/>
      <w:lvlText w:val="%7."/>
      <w:lvlJc w:val="left"/>
      <w:pPr>
        <w:ind w:left="5040" w:hanging="360"/>
      </w:pPr>
    </w:lvl>
    <w:lvl w:ilvl="7" w:tplc="C8364572">
      <w:start w:val="1"/>
      <w:numFmt w:val="lowerLetter"/>
      <w:lvlText w:val="%8."/>
      <w:lvlJc w:val="left"/>
      <w:pPr>
        <w:ind w:left="5760" w:hanging="360"/>
      </w:pPr>
    </w:lvl>
    <w:lvl w:ilvl="8" w:tplc="9CC831D2">
      <w:start w:val="1"/>
      <w:numFmt w:val="lowerRoman"/>
      <w:lvlText w:val="%9."/>
      <w:lvlJc w:val="right"/>
      <w:pPr>
        <w:ind w:left="6480" w:hanging="180"/>
      </w:pPr>
    </w:lvl>
  </w:abstractNum>
  <w:abstractNum w:abstractNumId="17" w15:restartNumberingAfterBreak="0">
    <w:nsid w:val="494C0ED7"/>
    <w:multiLevelType w:val="hybridMultilevel"/>
    <w:tmpl w:val="FFFFFFFF"/>
    <w:lvl w:ilvl="0" w:tplc="A9C45ADC">
      <w:start w:val="1"/>
      <w:numFmt w:val="decimal"/>
      <w:lvlText w:val="%1."/>
      <w:lvlJc w:val="left"/>
      <w:pPr>
        <w:ind w:left="720" w:hanging="360"/>
      </w:pPr>
    </w:lvl>
    <w:lvl w:ilvl="1" w:tplc="14E85902">
      <w:start w:val="1"/>
      <w:numFmt w:val="lowerLetter"/>
      <w:lvlText w:val="%2."/>
      <w:lvlJc w:val="left"/>
      <w:pPr>
        <w:ind w:left="1440" w:hanging="360"/>
      </w:pPr>
    </w:lvl>
    <w:lvl w:ilvl="2" w:tplc="1B14107C">
      <w:start w:val="1"/>
      <w:numFmt w:val="lowerRoman"/>
      <w:lvlText w:val="%3."/>
      <w:lvlJc w:val="right"/>
      <w:pPr>
        <w:ind w:left="2160" w:hanging="180"/>
      </w:pPr>
    </w:lvl>
    <w:lvl w:ilvl="3" w:tplc="DC2AC428">
      <w:start w:val="1"/>
      <w:numFmt w:val="decimal"/>
      <w:lvlText w:val="%4."/>
      <w:lvlJc w:val="left"/>
      <w:pPr>
        <w:ind w:left="2880" w:hanging="360"/>
      </w:pPr>
    </w:lvl>
    <w:lvl w:ilvl="4" w:tplc="DFB6C272">
      <w:start w:val="1"/>
      <w:numFmt w:val="lowerLetter"/>
      <w:lvlText w:val="%5."/>
      <w:lvlJc w:val="left"/>
      <w:pPr>
        <w:ind w:left="3600" w:hanging="360"/>
      </w:pPr>
    </w:lvl>
    <w:lvl w:ilvl="5" w:tplc="4A3AE128">
      <w:start w:val="1"/>
      <w:numFmt w:val="lowerRoman"/>
      <w:lvlText w:val="%6."/>
      <w:lvlJc w:val="right"/>
      <w:pPr>
        <w:ind w:left="4320" w:hanging="180"/>
      </w:pPr>
    </w:lvl>
    <w:lvl w:ilvl="6" w:tplc="6BAC1048">
      <w:start w:val="1"/>
      <w:numFmt w:val="decimal"/>
      <w:lvlText w:val="%7."/>
      <w:lvlJc w:val="left"/>
      <w:pPr>
        <w:ind w:left="5040" w:hanging="360"/>
      </w:pPr>
    </w:lvl>
    <w:lvl w:ilvl="7" w:tplc="EF506BDE">
      <w:start w:val="1"/>
      <w:numFmt w:val="lowerLetter"/>
      <w:lvlText w:val="%8."/>
      <w:lvlJc w:val="left"/>
      <w:pPr>
        <w:ind w:left="5760" w:hanging="360"/>
      </w:pPr>
    </w:lvl>
    <w:lvl w:ilvl="8" w:tplc="C2BC3BDC">
      <w:start w:val="1"/>
      <w:numFmt w:val="lowerRoman"/>
      <w:lvlText w:val="%9."/>
      <w:lvlJc w:val="right"/>
      <w:pPr>
        <w:ind w:left="6480" w:hanging="180"/>
      </w:pPr>
    </w:lvl>
  </w:abstractNum>
  <w:abstractNum w:abstractNumId="18" w15:restartNumberingAfterBreak="0">
    <w:nsid w:val="4D04F16F"/>
    <w:multiLevelType w:val="hybridMultilevel"/>
    <w:tmpl w:val="FFFFFFFF"/>
    <w:lvl w:ilvl="0" w:tplc="F1B65630">
      <w:start w:val="1"/>
      <w:numFmt w:val="lowerLetter"/>
      <w:lvlText w:val="%1."/>
      <w:lvlJc w:val="left"/>
      <w:pPr>
        <w:ind w:left="720" w:hanging="360"/>
      </w:pPr>
    </w:lvl>
    <w:lvl w:ilvl="1" w:tplc="E4DC5CC4">
      <w:start w:val="1"/>
      <w:numFmt w:val="lowerLetter"/>
      <w:lvlText w:val="%2."/>
      <w:lvlJc w:val="left"/>
      <w:pPr>
        <w:ind w:left="1440" w:hanging="360"/>
      </w:pPr>
    </w:lvl>
    <w:lvl w:ilvl="2" w:tplc="1E6C56AC">
      <w:start w:val="1"/>
      <w:numFmt w:val="lowerRoman"/>
      <w:lvlText w:val="%3."/>
      <w:lvlJc w:val="right"/>
      <w:pPr>
        <w:ind w:left="2160" w:hanging="180"/>
      </w:pPr>
    </w:lvl>
    <w:lvl w:ilvl="3" w:tplc="8CEA939E">
      <w:start w:val="1"/>
      <w:numFmt w:val="decimal"/>
      <w:lvlText w:val="%4."/>
      <w:lvlJc w:val="left"/>
      <w:pPr>
        <w:ind w:left="2880" w:hanging="360"/>
      </w:pPr>
    </w:lvl>
    <w:lvl w:ilvl="4" w:tplc="875A0F24">
      <w:start w:val="1"/>
      <w:numFmt w:val="lowerLetter"/>
      <w:lvlText w:val="%5."/>
      <w:lvlJc w:val="left"/>
      <w:pPr>
        <w:ind w:left="3600" w:hanging="360"/>
      </w:pPr>
    </w:lvl>
    <w:lvl w:ilvl="5" w:tplc="5B5063E0">
      <w:start w:val="1"/>
      <w:numFmt w:val="lowerRoman"/>
      <w:lvlText w:val="%6."/>
      <w:lvlJc w:val="right"/>
      <w:pPr>
        <w:ind w:left="4320" w:hanging="180"/>
      </w:pPr>
    </w:lvl>
    <w:lvl w:ilvl="6" w:tplc="FFE244DE">
      <w:start w:val="1"/>
      <w:numFmt w:val="decimal"/>
      <w:lvlText w:val="%7."/>
      <w:lvlJc w:val="left"/>
      <w:pPr>
        <w:ind w:left="5040" w:hanging="360"/>
      </w:pPr>
    </w:lvl>
    <w:lvl w:ilvl="7" w:tplc="7346B20E">
      <w:start w:val="1"/>
      <w:numFmt w:val="lowerLetter"/>
      <w:lvlText w:val="%8."/>
      <w:lvlJc w:val="left"/>
      <w:pPr>
        <w:ind w:left="5760" w:hanging="360"/>
      </w:pPr>
    </w:lvl>
    <w:lvl w:ilvl="8" w:tplc="78721B3E">
      <w:start w:val="1"/>
      <w:numFmt w:val="lowerRoman"/>
      <w:lvlText w:val="%9."/>
      <w:lvlJc w:val="right"/>
      <w:pPr>
        <w:ind w:left="6480" w:hanging="180"/>
      </w:pPr>
    </w:lvl>
  </w:abstractNum>
  <w:abstractNum w:abstractNumId="19" w15:restartNumberingAfterBreak="0">
    <w:nsid w:val="51CE93CB"/>
    <w:multiLevelType w:val="hybridMultilevel"/>
    <w:tmpl w:val="FFFFFFFF"/>
    <w:lvl w:ilvl="0" w:tplc="91E4683A">
      <w:start w:val="1"/>
      <w:numFmt w:val="bullet"/>
      <w:lvlText w:val=""/>
      <w:lvlJc w:val="left"/>
      <w:pPr>
        <w:ind w:left="720" w:hanging="360"/>
      </w:pPr>
      <w:rPr>
        <w:rFonts w:ascii="Symbol" w:hAnsi="Symbol" w:hint="default"/>
      </w:rPr>
    </w:lvl>
    <w:lvl w:ilvl="1" w:tplc="E2E632B2">
      <w:start w:val="1"/>
      <w:numFmt w:val="lowerLetter"/>
      <w:lvlText w:val="%2."/>
      <w:lvlJc w:val="left"/>
      <w:pPr>
        <w:ind w:left="1440" w:hanging="360"/>
      </w:pPr>
    </w:lvl>
    <w:lvl w:ilvl="2" w:tplc="5AA01BC0">
      <w:start w:val="1"/>
      <w:numFmt w:val="lowerRoman"/>
      <w:lvlText w:val="%3."/>
      <w:lvlJc w:val="right"/>
      <w:pPr>
        <w:ind w:left="2160" w:hanging="180"/>
      </w:pPr>
    </w:lvl>
    <w:lvl w:ilvl="3" w:tplc="E1D2DBF8">
      <w:start w:val="1"/>
      <w:numFmt w:val="decimal"/>
      <w:lvlText w:val="%4."/>
      <w:lvlJc w:val="left"/>
      <w:pPr>
        <w:ind w:left="2880" w:hanging="360"/>
      </w:pPr>
    </w:lvl>
    <w:lvl w:ilvl="4" w:tplc="6E16B4CE">
      <w:start w:val="1"/>
      <w:numFmt w:val="lowerLetter"/>
      <w:lvlText w:val="%5."/>
      <w:lvlJc w:val="left"/>
      <w:pPr>
        <w:ind w:left="3600" w:hanging="360"/>
      </w:pPr>
    </w:lvl>
    <w:lvl w:ilvl="5" w:tplc="CFBCDE52">
      <w:start w:val="1"/>
      <w:numFmt w:val="lowerRoman"/>
      <w:lvlText w:val="%6."/>
      <w:lvlJc w:val="right"/>
      <w:pPr>
        <w:ind w:left="4320" w:hanging="180"/>
      </w:pPr>
    </w:lvl>
    <w:lvl w:ilvl="6" w:tplc="AF2A5460">
      <w:start w:val="1"/>
      <w:numFmt w:val="decimal"/>
      <w:lvlText w:val="%7."/>
      <w:lvlJc w:val="left"/>
      <w:pPr>
        <w:ind w:left="5040" w:hanging="360"/>
      </w:pPr>
    </w:lvl>
    <w:lvl w:ilvl="7" w:tplc="70226CA8">
      <w:start w:val="1"/>
      <w:numFmt w:val="lowerLetter"/>
      <w:lvlText w:val="%8."/>
      <w:lvlJc w:val="left"/>
      <w:pPr>
        <w:ind w:left="5760" w:hanging="360"/>
      </w:pPr>
    </w:lvl>
    <w:lvl w:ilvl="8" w:tplc="D9C8829C">
      <w:start w:val="1"/>
      <w:numFmt w:val="lowerRoman"/>
      <w:lvlText w:val="%9."/>
      <w:lvlJc w:val="right"/>
      <w:pPr>
        <w:ind w:left="6480" w:hanging="180"/>
      </w:pPr>
    </w:lvl>
  </w:abstractNum>
  <w:abstractNum w:abstractNumId="20" w15:restartNumberingAfterBreak="0">
    <w:nsid w:val="5C4AA416"/>
    <w:multiLevelType w:val="hybridMultilevel"/>
    <w:tmpl w:val="FFFFFFFF"/>
    <w:lvl w:ilvl="0" w:tplc="ADAC4B04">
      <w:start w:val="1"/>
      <w:numFmt w:val="decimal"/>
      <w:lvlText w:val="%1."/>
      <w:lvlJc w:val="left"/>
      <w:pPr>
        <w:ind w:left="720" w:hanging="360"/>
      </w:pPr>
    </w:lvl>
    <w:lvl w:ilvl="1" w:tplc="4B0686C6">
      <w:start w:val="1"/>
      <w:numFmt w:val="lowerLetter"/>
      <w:lvlText w:val="%2."/>
      <w:lvlJc w:val="left"/>
      <w:pPr>
        <w:ind w:left="1440" w:hanging="360"/>
      </w:pPr>
    </w:lvl>
    <w:lvl w:ilvl="2" w:tplc="CDD615BC">
      <w:start w:val="1"/>
      <w:numFmt w:val="lowerRoman"/>
      <w:lvlText w:val="%3."/>
      <w:lvlJc w:val="right"/>
      <w:pPr>
        <w:ind w:left="2160" w:hanging="180"/>
      </w:pPr>
    </w:lvl>
    <w:lvl w:ilvl="3" w:tplc="282A25CC">
      <w:start w:val="1"/>
      <w:numFmt w:val="decimal"/>
      <w:lvlText w:val="%4."/>
      <w:lvlJc w:val="left"/>
      <w:pPr>
        <w:ind w:left="2880" w:hanging="360"/>
      </w:pPr>
    </w:lvl>
    <w:lvl w:ilvl="4" w:tplc="5150C282">
      <w:start w:val="1"/>
      <w:numFmt w:val="lowerLetter"/>
      <w:lvlText w:val="%5."/>
      <w:lvlJc w:val="left"/>
      <w:pPr>
        <w:ind w:left="3600" w:hanging="360"/>
      </w:pPr>
    </w:lvl>
    <w:lvl w:ilvl="5" w:tplc="6660D1DE">
      <w:start w:val="1"/>
      <w:numFmt w:val="lowerRoman"/>
      <w:lvlText w:val="%6."/>
      <w:lvlJc w:val="right"/>
      <w:pPr>
        <w:ind w:left="4320" w:hanging="180"/>
      </w:pPr>
    </w:lvl>
    <w:lvl w:ilvl="6" w:tplc="B0A88D50">
      <w:start w:val="1"/>
      <w:numFmt w:val="decimal"/>
      <w:lvlText w:val="%7."/>
      <w:lvlJc w:val="left"/>
      <w:pPr>
        <w:ind w:left="5040" w:hanging="360"/>
      </w:pPr>
    </w:lvl>
    <w:lvl w:ilvl="7" w:tplc="DAB00C46">
      <w:start w:val="1"/>
      <w:numFmt w:val="lowerLetter"/>
      <w:lvlText w:val="%8."/>
      <w:lvlJc w:val="left"/>
      <w:pPr>
        <w:ind w:left="5760" w:hanging="360"/>
      </w:pPr>
    </w:lvl>
    <w:lvl w:ilvl="8" w:tplc="2654AE58">
      <w:start w:val="1"/>
      <w:numFmt w:val="lowerRoman"/>
      <w:lvlText w:val="%9."/>
      <w:lvlJc w:val="right"/>
      <w:pPr>
        <w:ind w:left="6480" w:hanging="180"/>
      </w:pPr>
    </w:lvl>
  </w:abstractNum>
  <w:abstractNum w:abstractNumId="21" w15:restartNumberingAfterBreak="0">
    <w:nsid w:val="5E2B5065"/>
    <w:multiLevelType w:val="hybridMultilevel"/>
    <w:tmpl w:val="2CF2C7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C95367"/>
    <w:multiLevelType w:val="hybridMultilevel"/>
    <w:tmpl w:val="FFFFFFFF"/>
    <w:lvl w:ilvl="0" w:tplc="0412642C">
      <w:start w:val="1"/>
      <w:numFmt w:val="bullet"/>
      <w:lvlText w:val=""/>
      <w:lvlJc w:val="left"/>
      <w:pPr>
        <w:ind w:left="720" w:hanging="360"/>
      </w:pPr>
      <w:rPr>
        <w:rFonts w:ascii="Symbol" w:hAnsi="Symbol" w:hint="default"/>
      </w:rPr>
    </w:lvl>
    <w:lvl w:ilvl="1" w:tplc="8140EC84">
      <w:start w:val="1"/>
      <w:numFmt w:val="bullet"/>
      <w:lvlText w:val="o"/>
      <w:lvlJc w:val="left"/>
      <w:pPr>
        <w:ind w:left="1440" w:hanging="360"/>
      </w:pPr>
      <w:rPr>
        <w:rFonts w:ascii="Courier New" w:hAnsi="Courier New" w:hint="default"/>
      </w:rPr>
    </w:lvl>
    <w:lvl w:ilvl="2" w:tplc="3F90E942">
      <w:start w:val="1"/>
      <w:numFmt w:val="bullet"/>
      <w:lvlText w:val=""/>
      <w:lvlJc w:val="left"/>
      <w:pPr>
        <w:ind w:left="2160" w:hanging="360"/>
      </w:pPr>
      <w:rPr>
        <w:rFonts w:ascii="Wingdings" w:hAnsi="Wingdings" w:hint="default"/>
      </w:rPr>
    </w:lvl>
    <w:lvl w:ilvl="3" w:tplc="30D61258">
      <w:start w:val="1"/>
      <w:numFmt w:val="bullet"/>
      <w:lvlText w:val=""/>
      <w:lvlJc w:val="left"/>
      <w:pPr>
        <w:ind w:left="2880" w:hanging="360"/>
      </w:pPr>
      <w:rPr>
        <w:rFonts w:ascii="Symbol" w:hAnsi="Symbol" w:hint="default"/>
      </w:rPr>
    </w:lvl>
    <w:lvl w:ilvl="4" w:tplc="020A8520">
      <w:start w:val="1"/>
      <w:numFmt w:val="bullet"/>
      <w:lvlText w:val="o"/>
      <w:lvlJc w:val="left"/>
      <w:pPr>
        <w:ind w:left="3600" w:hanging="360"/>
      </w:pPr>
      <w:rPr>
        <w:rFonts w:ascii="Courier New" w:hAnsi="Courier New" w:hint="default"/>
      </w:rPr>
    </w:lvl>
    <w:lvl w:ilvl="5" w:tplc="9CF01FBC">
      <w:start w:val="1"/>
      <w:numFmt w:val="bullet"/>
      <w:lvlText w:val=""/>
      <w:lvlJc w:val="left"/>
      <w:pPr>
        <w:ind w:left="4320" w:hanging="360"/>
      </w:pPr>
      <w:rPr>
        <w:rFonts w:ascii="Wingdings" w:hAnsi="Wingdings" w:hint="default"/>
      </w:rPr>
    </w:lvl>
    <w:lvl w:ilvl="6" w:tplc="B6266A7E">
      <w:start w:val="1"/>
      <w:numFmt w:val="bullet"/>
      <w:lvlText w:val=""/>
      <w:lvlJc w:val="left"/>
      <w:pPr>
        <w:ind w:left="5040" w:hanging="360"/>
      </w:pPr>
      <w:rPr>
        <w:rFonts w:ascii="Symbol" w:hAnsi="Symbol" w:hint="default"/>
      </w:rPr>
    </w:lvl>
    <w:lvl w:ilvl="7" w:tplc="FED6EFCC">
      <w:start w:val="1"/>
      <w:numFmt w:val="bullet"/>
      <w:lvlText w:val="o"/>
      <w:lvlJc w:val="left"/>
      <w:pPr>
        <w:ind w:left="5760" w:hanging="360"/>
      </w:pPr>
      <w:rPr>
        <w:rFonts w:ascii="Courier New" w:hAnsi="Courier New" w:hint="default"/>
      </w:rPr>
    </w:lvl>
    <w:lvl w:ilvl="8" w:tplc="17A2E432">
      <w:start w:val="1"/>
      <w:numFmt w:val="bullet"/>
      <w:lvlText w:val=""/>
      <w:lvlJc w:val="left"/>
      <w:pPr>
        <w:ind w:left="6480" w:hanging="360"/>
      </w:pPr>
      <w:rPr>
        <w:rFonts w:ascii="Wingdings" w:hAnsi="Wingdings" w:hint="default"/>
      </w:rPr>
    </w:lvl>
  </w:abstractNum>
  <w:abstractNum w:abstractNumId="23" w15:restartNumberingAfterBreak="0">
    <w:nsid w:val="64799DD8"/>
    <w:multiLevelType w:val="hybridMultilevel"/>
    <w:tmpl w:val="FFFFFFFF"/>
    <w:lvl w:ilvl="0" w:tplc="0122EE78">
      <w:start w:val="1"/>
      <w:numFmt w:val="bullet"/>
      <w:lvlText w:val="Ø"/>
      <w:lvlJc w:val="left"/>
      <w:pPr>
        <w:ind w:left="720" w:hanging="360"/>
      </w:pPr>
      <w:rPr>
        <w:rFonts w:ascii="Wingdings" w:hAnsi="Wingdings" w:hint="default"/>
      </w:rPr>
    </w:lvl>
    <w:lvl w:ilvl="1" w:tplc="34003FFC">
      <w:start w:val="1"/>
      <w:numFmt w:val="bullet"/>
      <w:lvlText w:val="o"/>
      <w:lvlJc w:val="left"/>
      <w:pPr>
        <w:ind w:left="1440" w:hanging="360"/>
      </w:pPr>
      <w:rPr>
        <w:rFonts w:ascii="Courier New" w:hAnsi="Courier New" w:hint="default"/>
      </w:rPr>
    </w:lvl>
    <w:lvl w:ilvl="2" w:tplc="FBCC6EF2">
      <w:start w:val="1"/>
      <w:numFmt w:val="bullet"/>
      <w:lvlText w:val=""/>
      <w:lvlJc w:val="left"/>
      <w:pPr>
        <w:ind w:left="2160" w:hanging="360"/>
      </w:pPr>
      <w:rPr>
        <w:rFonts w:ascii="Wingdings" w:hAnsi="Wingdings" w:hint="default"/>
      </w:rPr>
    </w:lvl>
    <w:lvl w:ilvl="3" w:tplc="BCCEB010">
      <w:start w:val="1"/>
      <w:numFmt w:val="bullet"/>
      <w:lvlText w:val=""/>
      <w:lvlJc w:val="left"/>
      <w:pPr>
        <w:ind w:left="2880" w:hanging="360"/>
      </w:pPr>
      <w:rPr>
        <w:rFonts w:ascii="Symbol" w:hAnsi="Symbol" w:hint="default"/>
      </w:rPr>
    </w:lvl>
    <w:lvl w:ilvl="4" w:tplc="EDB6012E">
      <w:start w:val="1"/>
      <w:numFmt w:val="bullet"/>
      <w:lvlText w:val="o"/>
      <w:lvlJc w:val="left"/>
      <w:pPr>
        <w:ind w:left="3600" w:hanging="360"/>
      </w:pPr>
      <w:rPr>
        <w:rFonts w:ascii="Courier New" w:hAnsi="Courier New" w:hint="default"/>
      </w:rPr>
    </w:lvl>
    <w:lvl w:ilvl="5" w:tplc="8538576C">
      <w:start w:val="1"/>
      <w:numFmt w:val="bullet"/>
      <w:lvlText w:val=""/>
      <w:lvlJc w:val="left"/>
      <w:pPr>
        <w:ind w:left="4320" w:hanging="360"/>
      </w:pPr>
      <w:rPr>
        <w:rFonts w:ascii="Wingdings" w:hAnsi="Wingdings" w:hint="default"/>
      </w:rPr>
    </w:lvl>
    <w:lvl w:ilvl="6" w:tplc="438804BC">
      <w:start w:val="1"/>
      <w:numFmt w:val="bullet"/>
      <w:lvlText w:val=""/>
      <w:lvlJc w:val="left"/>
      <w:pPr>
        <w:ind w:left="5040" w:hanging="360"/>
      </w:pPr>
      <w:rPr>
        <w:rFonts w:ascii="Symbol" w:hAnsi="Symbol" w:hint="default"/>
      </w:rPr>
    </w:lvl>
    <w:lvl w:ilvl="7" w:tplc="1F707C54">
      <w:start w:val="1"/>
      <w:numFmt w:val="bullet"/>
      <w:lvlText w:val="o"/>
      <w:lvlJc w:val="left"/>
      <w:pPr>
        <w:ind w:left="5760" w:hanging="360"/>
      </w:pPr>
      <w:rPr>
        <w:rFonts w:ascii="Courier New" w:hAnsi="Courier New" w:hint="default"/>
      </w:rPr>
    </w:lvl>
    <w:lvl w:ilvl="8" w:tplc="191EE64A">
      <w:start w:val="1"/>
      <w:numFmt w:val="bullet"/>
      <w:lvlText w:val=""/>
      <w:lvlJc w:val="left"/>
      <w:pPr>
        <w:ind w:left="6480" w:hanging="360"/>
      </w:pPr>
      <w:rPr>
        <w:rFonts w:ascii="Wingdings" w:hAnsi="Wingdings" w:hint="default"/>
      </w:rPr>
    </w:lvl>
  </w:abstractNum>
  <w:abstractNum w:abstractNumId="24" w15:restartNumberingAfterBreak="0">
    <w:nsid w:val="689EA671"/>
    <w:multiLevelType w:val="hybridMultilevel"/>
    <w:tmpl w:val="FFFFFFFF"/>
    <w:lvl w:ilvl="0" w:tplc="F6CEC4EC">
      <w:start w:val="1"/>
      <w:numFmt w:val="bullet"/>
      <w:lvlText w:val=""/>
      <w:lvlJc w:val="left"/>
      <w:pPr>
        <w:ind w:left="720" w:hanging="360"/>
      </w:pPr>
      <w:rPr>
        <w:rFonts w:ascii="Symbol" w:hAnsi="Symbol" w:hint="default"/>
      </w:rPr>
    </w:lvl>
    <w:lvl w:ilvl="1" w:tplc="4AF2AE02">
      <w:start w:val="1"/>
      <w:numFmt w:val="lowerLetter"/>
      <w:lvlText w:val="%2."/>
      <w:lvlJc w:val="left"/>
      <w:pPr>
        <w:ind w:left="1440" w:hanging="360"/>
      </w:pPr>
    </w:lvl>
    <w:lvl w:ilvl="2" w:tplc="34B8DD46">
      <w:start w:val="1"/>
      <w:numFmt w:val="lowerRoman"/>
      <w:lvlText w:val="%3."/>
      <w:lvlJc w:val="right"/>
      <w:pPr>
        <w:ind w:left="2160" w:hanging="180"/>
      </w:pPr>
    </w:lvl>
    <w:lvl w:ilvl="3" w:tplc="44CA7118">
      <w:start w:val="1"/>
      <w:numFmt w:val="decimal"/>
      <w:lvlText w:val="%4."/>
      <w:lvlJc w:val="left"/>
      <w:pPr>
        <w:ind w:left="2880" w:hanging="360"/>
      </w:pPr>
    </w:lvl>
    <w:lvl w:ilvl="4" w:tplc="47B8CF8A">
      <w:start w:val="1"/>
      <w:numFmt w:val="lowerLetter"/>
      <w:lvlText w:val="%5."/>
      <w:lvlJc w:val="left"/>
      <w:pPr>
        <w:ind w:left="3600" w:hanging="360"/>
      </w:pPr>
    </w:lvl>
    <w:lvl w:ilvl="5" w:tplc="97CCF5F0">
      <w:start w:val="1"/>
      <w:numFmt w:val="lowerRoman"/>
      <w:lvlText w:val="%6."/>
      <w:lvlJc w:val="right"/>
      <w:pPr>
        <w:ind w:left="4320" w:hanging="180"/>
      </w:pPr>
    </w:lvl>
    <w:lvl w:ilvl="6" w:tplc="ACB407E8">
      <w:start w:val="1"/>
      <w:numFmt w:val="decimal"/>
      <w:lvlText w:val="%7."/>
      <w:lvlJc w:val="left"/>
      <w:pPr>
        <w:ind w:left="5040" w:hanging="360"/>
      </w:pPr>
    </w:lvl>
    <w:lvl w:ilvl="7" w:tplc="C5000ADA">
      <w:start w:val="1"/>
      <w:numFmt w:val="lowerLetter"/>
      <w:lvlText w:val="%8."/>
      <w:lvlJc w:val="left"/>
      <w:pPr>
        <w:ind w:left="5760" w:hanging="360"/>
      </w:pPr>
    </w:lvl>
    <w:lvl w:ilvl="8" w:tplc="A4945A46">
      <w:start w:val="1"/>
      <w:numFmt w:val="lowerRoman"/>
      <w:lvlText w:val="%9."/>
      <w:lvlJc w:val="right"/>
      <w:pPr>
        <w:ind w:left="6480" w:hanging="180"/>
      </w:pPr>
    </w:lvl>
  </w:abstractNum>
  <w:abstractNum w:abstractNumId="25" w15:restartNumberingAfterBreak="0">
    <w:nsid w:val="7659125C"/>
    <w:multiLevelType w:val="hybridMultilevel"/>
    <w:tmpl w:val="FFFFFFFF"/>
    <w:lvl w:ilvl="0" w:tplc="58505B6A">
      <w:start w:val="1"/>
      <w:numFmt w:val="decimal"/>
      <w:lvlText w:val="%1."/>
      <w:lvlJc w:val="left"/>
      <w:pPr>
        <w:ind w:left="720" w:hanging="360"/>
      </w:pPr>
    </w:lvl>
    <w:lvl w:ilvl="1" w:tplc="5164F9A0">
      <w:start w:val="1"/>
      <w:numFmt w:val="lowerLetter"/>
      <w:lvlText w:val="%2."/>
      <w:lvlJc w:val="left"/>
      <w:pPr>
        <w:ind w:left="1440" w:hanging="360"/>
      </w:pPr>
    </w:lvl>
    <w:lvl w:ilvl="2" w:tplc="3210057E">
      <w:start w:val="1"/>
      <w:numFmt w:val="lowerRoman"/>
      <w:lvlText w:val="%3."/>
      <w:lvlJc w:val="right"/>
      <w:pPr>
        <w:ind w:left="2160" w:hanging="180"/>
      </w:pPr>
    </w:lvl>
    <w:lvl w:ilvl="3" w:tplc="FF2A947A">
      <w:start w:val="1"/>
      <w:numFmt w:val="decimal"/>
      <w:lvlText w:val="%4."/>
      <w:lvlJc w:val="left"/>
      <w:pPr>
        <w:ind w:left="2880" w:hanging="360"/>
      </w:pPr>
    </w:lvl>
    <w:lvl w:ilvl="4" w:tplc="8B628F18">
      <w:start w:val="1"/>
      <w:numFmt w:val="lowerLetter"/>
      <w:lvlText w:val="%5."/>
      <w:lvlJc w:val="left"/>
      <w:pPr>
        <w:ind w:left="3600" w:hanging="360"/>
      </w:pPr>
    </w:lvl>
    <w:lvl w:ilvl="5" w:tplc="155CCF28">
      <w:start w:val="1"/>
      <w:numFmt w:val="lowerRoman"/>
      <w:lvlText w:val="%6."/>
      <w:lvlJc w:val="right"/>
      <w:pPr>
        <w:ind w:left="4320" w:hanging="180"/>
      </w:pPr>
    </w:lvl>
    <w:lvl w:ilvl="6" w:tplc="ED9030D0">
      <w:start w:val="1"/>
      <w:numFmt w:val="decimal"/>
      <w:lvlText w:val="%7."/>
      <w:lvlJc w:val="left"/>
      <w:pPr>
        <w:ind w:left="5040" w:hanging="360"/>
      </w:pPr>
    </w:lvl>
    <w:lvl w:ilvl="7" w:tplc="28A82C06">
      <w:start w:val="1"/>
      <w:numFmt w:val="lowerLetter"/>
      <w:lvlText w:val="%8."/>
      <w:lvlJc w:val="left"/>
      <w:pPr>
        <w:ind w:left="5760" w:hanging="360"/>
      </w:pPr>
    </w:lvl>
    <w:lvl w:ilvl="8" w:tplc="4D9EFCC8">
      <w:start w:val="1"/>
      <w:numFmt w:val="lowerRoman"/>
      <w:lvlText w:val="%9."/>
      <w:lvlJc w:val="right"/>
      <w:pPr>
        <w:ind w:left="6480" w:hanging="180"/>
      </w:pPr>
    </w:lvl>
  </w:abstractNum>
  <w:num w:numId="1" w16cid:durableId="130951046">
    <w:abstractNumId w:val="21"/>
  </w:num>
  <w:num w:numId="2" w16cid:durableId="1560243964">
    <w:abstractNumId w:val="10"/>
  </w:num>
  <w:num w:numId="3" w16cid:durableId="757948510">
    <w:abstractNumId w:val="9"/>
  </w:num>
  <w:num w:numId="4" w16cid:durableId="1626696098">
    <w:abstractNumId w:val="18"/>
  </w:num>
  <w:num w:numId="5" w16cid:durableId="2098406172">
    <w:abstractNumId w:val="12"/>
  </w:num>
  <w:num w:numId="6" w16cid:durableId="1301958558">
    <w:abstractNumId w:val="4"/>
  </w:num>
  <w:num w:numId="7" w16cid:durableId="1780103003">
    <w:abstractNumId w:val="15"/>
  </w:num>
  <w:num w:numId="8" w16cid:durableId="2038892831">
    <w:abstractNumId w:val="3"/>
  </w:num>
  <w:num w:numId="9" w16cid:durableId="1930575805">
    <w:abstractNumId w:val="8"/>
  </w:num>
  <w:num w:numId="10" w16cid:durableId="1416587836">
    <w:abstractNumId w:val="25"/>
  </w:num>
  <w:num w:numId="11" w16cid:durableId="455488131">
    <w:abstractNumId w:val="14"/>
  </w:num>
  <w:num w:numId="12" w16cid:durableId="1287538656">
    <w:abstractNumId w:val="22"/>
  </w:num>
  <w:num w:numId="13" w16cid:durableId="1734891857">
    <w:abstractNumId w:val="6"/>
  </w:num>
  <w:num w:numId="14" w16cid:durableId="904606165">
    <w:abstractNumId w:val="2"/>
  </w:num>
  <w:num w:numId="15" w16cid:durableId="1007050961">
    <w:abstractNumId w:val="20"/>
  </w:num>
  <w:num w:numId="16" w16cid:durableId="1080444232">
    <w:abstractNumId w:val="5"/>
  </w:num>
  <w:num w:numId="17" w16cid:durableId="207693020">
    <w:abstractNumId w:val="24"/>
  </w:num>
  <w:num w:numId="18" w16cid:durableId="824663449">
    <w:abstractNumId w:val="19"/>
  </w:num>
  <w:num w:numId="19" w16cid:durableId="1309942828">
    <w:abstractNumId w:val="16"/>
  </w:num>
  <w:num w:numId="20" w16cid:durableId="933780617">
    <w:abstractNumId w:val="17"/>
  </w:num>
  <w:num w:numId="21" w16cid:durableId="1385644364">
    <w:abstractNumId w:val="7"/>
  </w:num>
  <w:num w:numId="22" w16cid:durableId="905068270">
    <w:abstractNumId w:val="1"/>
  </w:num>
  <w:num w:numId="23" w16cid:durableId="392626238">
    <w:abstractNumId w:val="0"/>
  </w:num>
  <w:num w:numId="24" w16cid:durableId="1418819244">
    <w:abstractNumId w:val="13"/>
  </w:num>
  <w:num w:numId="25" w16cid:durableId="1180047144">
    <w:abstractNumId w:val="23"/>
  </w:num>
  <w:num w:numId="26" w16cid:durableId="7010578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Ullrich">
    <w15:presenceInfo w15:providerId="AD" w15:userId="S::chris@cognixion.com::d8190573-8df8-49fc-97e9-e7d10a652790"/>
  </w15:person>
  <w15:person w15:author="Benjamin Cortens">
    <w15:presenceInfo w15:providerId="AD" w15:userId="S::benjamin@cognixion.com::6624427b-18cb-4c81-bb28-b7afd608ab08"/>
  </w15:person>
  <w15:person w15:author="Carl Hagmann">
    <w15:presenceInfo w15:providerId="AD" w15:userId="S::carl@cognixion.com::52403953-1aa0-4de6-85e5-2f40e15d1117"/>
  </w15:person>
  <w15:person w15:author="Lucas Steuber">
    <w15:presenceInfo w15:providerId="AD" w15:userId="S::lucas@cognixion.com::a89c3e7d-ddd2-433f-856e-6349212b33b5"/>
  </w15:person>
  <w15:person w15:author="Cole Heiner">
    <w15:presenceInfo w15:providerId="AD" w15:userId="S::cole@cognixion.com::b24a8182-1513-4ecb-b1f2-302bb95335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654"/>
    <w:rsid w:val="00000249"/>
    <w:rsid w:val="00000D1F"/>
    <w:rsid w:val="000031FB"/>
    <w:rsid w:val="0000365D"/>
    <w:rsid w:val="00004391"/>
    <w:rsid w:val="0000799F"/>
    <w:rsid w:val="00007E54"/>
    <w:rsid w:val="00007F42"/>
    <w:rsid w:val="000104C8"/>
    <w:rsid w:val="00010B61"/>
    <w:rsid w:val="000113DD"/>
    <w:rsid w:val="0001178B"/>
    <w:rsid w:val="000118E9"/>
    <w:rsid w:val="00013F9A"/>
    <w:rsid w:val="000144F0"/>
    <w:rsid w:val="00014829"/>
    <w:rsid w:val="00014A0B"/>
    <w:rsid w:val="00015906"/>
    <w:rsid w:val="0002087C"/>
    <w:rsid w:val="000213A7"/>
    <w:rsid w:val="0002304E"/>
    <w:rsid w:val="00023A83"/>
    <w:rsid w:val="00024566"/>
    <w:rsid w:val="00024746"/>
    <w:rsid w:val="00025300"/>
    <w:rsid w:val="0002634E"/>
    <w:rsid w:val="00026486"/>
    <w:rsid w:val="0002695E"/>
    <w:rsid w:val="00026A98"/>
    <w:rsid w:val="00026AF2"/>
    <w:rsid w:val="00026DCB"/>
    <w:rsid w:val="00026E51"/>
    <w:rsid w:val="0003019D"/>
    <w:rsid w:val="00030230"/>
    <w:rsid w:val="00030429"/>
    <w:rsid w:val="00030456"/>
    <w:rsid w:val="000308B5"/>
    <w:rsid w:val="0003118D"/>
    <w:rsid w:val="000315C4"/>
    <w:rsid w:val="00031C49"/>
    <w:rsid w:val="00031F0B"/>
    <w:rsid w:val="000326CC"/>
    <w:rsid w:val="00032829"/>
    <w:rsid w:val="000329B2"/>
    <w:rsid w:val="00033278"/>
    <w:rsid w:val="000334D6"/>
    <w:rsid w:val="0003450F"/>
    <w:rsid w:val="0003675A"/>
    <w:rsid w:val="00036DDE"/>
    <w:rsid w:val="00036E9D"/>
    <w:rsid w:val="00037317"/>
    <w:rsid w:val="000400F3"/>
    <w:rsid w:val="00042079"/>
    <w:rsid w:val="00042FB1"/>
    <w:rsid w:val="000430D7"/>
    <w:rsid w:val="000431C9"/>
    <w:rsid w:val="00043393"/>
    <w:rsid w:val="0004343C"/>
    <w:rsid w:val="0004365F"/>
    <w:rsid w:val="00043F5E"/>
    <w:rsid w:val="0004404E"/>
    <w:rsid w:val="0004476B"/>
    <w:rsid w:val="0004519C"/>
    <w:rsid w:val="00045EE0"/>
    <w:rsid w:val="00046937"/>
    <w:rsid w:val="0004747F"/>
    <w:rsid w:val="00050F87"/>
    <w:rsid w:val="000511C2"/>
    <w:rsid w:val="0005124B"/>
    <w:rsid w:val="00052C54"/>
    <w:rsid w:val="000544FA"/>
    <w:rsid w:val="000554F2"/>
    <w:rsid w:val="00056069"/>
    <w:rsid w:val="000560A6"/>
    <w:rsid w:val="0005661F"/>
    <w:rsid w:val="0005692A"/>
    <w:rsid w:val="000571D4"/>
    <w:rsid w:val="00057321"/>
    <w:rsid w:val="0005752A"/>
    <w:rsid w:val="000579A0"/>
    <w:rsid w:val="00060A4D"/>
    <w:rsid w:val="00060B57"/>
    <w:rsid w:val="0006166D"/>
    <w:rsid w:val="00062B37"/>
    <w:rsid w:val="00062B7B"/>
    <w:rsid w:val="000633B5"/>
    <w:rsid w:val="000636A9"/>
    <w:rsid w:val="000644FB"/>
    <w:rsid w:val="00064AF4"/>
    <w:rsid w:val="00066055"/>
    <w:rsid w:val="000716E8"/>
    <w:rsid w:val="00071A66"/>
    <w:rsid w:val="0007603E"/>
    <w:rsid w:val="000766C4"/>
    <w:rsid w:val="000766C8"/>
    <w:rsid w:val="0007671D"/>
    <w:rsid w:val="00076979"/>
    <w:rsid w:val="000811AC"/>
    <w:rsid w:val="00082C4B"/>
    <w:rsid w:val="00083BE0"/>
    <w:rsid w:val="00084E94"/>
    <w:rsid w:val="000864E3"/>
    <w:rsid w:val="0008661B"/>
    <w:rsid w:val="000868C2"/>
    <w:rsid w:val="00087514"/>
    <w:rsid w:val="00087A6D"/>
    <w:rsid w:val="000913A5"/>
    <w:rsid w:val="000924EB"/>
    <w:rsid w:val="00092564"/>
    <w:rsid w:val="0009285F"/>
    <w:rsid w:val="00092890"/>
    <w:rsid w:val="00093DE0"/>
    <w:rsid w:val="00093FE9"/>
    <w:rsid w:val="000949A7"/>
    <w:rsid w:val="00094A83"/>
    <w:rsid w:val="0009507F"/>
    <w:rsid w:val="0009575B"/>
    <w:rsid w:val="00095B26"/>
    <w:rsid w:val="00096077"/>
    <w:rsid w:val="00097068"/>
    <w:rsid w:val="000970F6"/>
    <w:rsid w:val="00097E1E"/>
    <w:rsid w:val="000A08A7"/>
    <w:rsid w:val="000A1CBC"/>
    <w:rsid w:val="000A2A11"/>
    <w:rsid w:val="000A3664"/>
    <w:rsid w:val="000A3687"/>
    <w:rsid w:val="000A3E58"/>
    <w:rsid w:val="000A46B4"/>
    <w:rsid w:val="000A4FD4"/>
    <w:rsid w:val="000A6176"/>
    <w:rsid w:val="000A6E71"/>
    <w:rsid w:val="000A709A"/>
    <w:rsid w:val="000A7D07"/>
    <w:rsid w:val="000B0EAA"/>
    <w:rsid w:val="000B1D76"/>
    <w:rsid w:val="000B2D02"/>
    <w:rsid w:val="000B496F"/>
    <w:rsid w:val="000B66CD"/>
    <w:rsid w:val="000B7665"/>
    <w:rsid w:val="000B7F5A"/>
    <w:rsid w:val="000C0472"/>
    <w:rsid w:val="000C0868"/>
    <w:rsid w:val="000C4785"/>
    <w:rsid w:val="000C52AA"/>
    <w:rsid w:val="000C701A"/>
    <w:rsid w:val="000C7571"/>
    <w:rsid w:val="000C7792"/>
    <w:rsid w:val="000D05EF"/>
    <w:rsid w:val="000D0FD6"/>
    <w:rsid w:val="000D1138"/>
    <w:rsid w:val="000D15FB"/>
    <w:rsid w:val="000D1FBF"/>
    <w:rsid w:val="000D2018"/>
    <w:rsid w:val="000D29C4"/>
    <w:rsid w:val="000D3852"/>
    <w:rsid w:val="000D3AC2"/>
    <w:rsid w:val="000D4B88"/>
    <w:rsid w:val="000D4F66"/>
    <w:rsid w:val="000D5066"/>
    <w:rsid w:val="000D55C2"/>
    <w:rsid w:val="000D6264"/>
    <w:rsid w:val="000D65ED"/>
    <w:rsid w:val="000D70E8"/>
    <w:rsid w:val="000D7463"/>
    <w:rsid w:val="000D7BDD"/>
    <w:rsid w:val="000D7BF0"/>
    <w:rsid w:val="000D801D"/>
    <w:rsid w:val="000E1B52"/>
    <w:rsid w:val="000E3343"/>
    <w:rsid w:val="000E37F8"/>
    <w:rsid w:val="000E3CA4"/>
    <w:rsid w:val="000E4654"/>
    <w:rsid w:val="000E4EEF"/>
    <w:rsid w:val="000E52E2"/>
    <w:rsid w:val="000E5D4A"/>
    <w:rsid w:val="000E69AA"/>
    <w:rsid w:val="000E6E30"/>
    <w:rsid w:val="000F1209"/>
    <w:rsid w:val="000F1FD2"/>
    <w:rsid w:val="000F2550"/>
    <w:rsid w:val="000F261A"/>
    <w:rsid w:val="000F36A4"/>
    <w:rsid w:val="000F3AD1"/>
    <w:rsid w:val="000F57DF"/>
    <w:rsid w:val="000F6170"/>
    <w:rsid w:val="000F6211"/>
    <w:rsid w:val="000F663A"/>
    <w:rsid w:val="000F6FB6"/>
    <w:rsid w:val="000F78A9"/>
    <w:rsid w:val="000F7BF2"/>
    <w:rsid w:val="000F7E7B"/>
    <w:rsid w:val="00100457"/>
    <w:rsid w:val="00101490"/>
    <w:rsid w:val="0010310C"/>
    <w:rsid w:val="00103A81"/>
    <w:rsid w:val="00104794"/>
    <w:rsid w:val="00105183"/>
    <w:rsid w:val="00112420"/>
    <w:rsid w:val="00112443"/>
    <w:rsid w:val="00112F5D"/>
    <w:rsid w:val="001140BC"/>
    <w:rsid w:val="00114FEE"/>
    <w:rsid w:val="00115D0B"/>
    <w:rsid w:val="00116015"/>
    <w:rsid w:val="00116DB3"/>
    <w:rsid w:val="00120CEF"/>
    <w:rsid w:val="00120E20"/>
    <w:rsid w:val="00121E47"/>
    <w:rsid w:val="001222A9"/>
    <w:rsid w:val="00123C55"/>
    <w:rsid w:val="00123E67"/>
    <w:rsid w:val="0012454B"/>
    <w:rsid w:val="001245A5"/>
    <w:rsid w:val="001256CD"/>
    <w:rsid w:val="001257A5"/>
    <w:rsid w:val="00125988"/>
    <w:rsid w:val="0012668B"/>
    <w:rsid w:val="001312F6"/>
    <w:rsid w:val="00132BC9"/>
    <w:rsid w:val="00135569"/>
    <w:rsid w:val="00136CA8"/>
    <w:rsid w:val="00136E73"/>
    <w:rsid w:val="00136F26"/>
    <w:rsid w:val="00137248"/>
    <w:rsid w:val="00137460"/>
    <w:rsid w:val="001405EB"/>
    <w:rsid w:val="00140712"/>
    <w:rsid w:val="00140B3E"/>
    <w:rsid w:val="001411AE"/>
    <w:rsid w:val="00141CAB"/>
    <w:rsid w:val="00142302"/>
    <w:rsid w:val="00142D7C"/>
    <w:rsid w:val="00142F91"/>
    <w:rsid w:val="00143338"/>
    <w:rsid w:val="00143BC1"/>
    <w:rsid w:val="001441CB"/>
    <w:rsid w:val="00145F60"/>
    <w:rsid w:val="00146529"/>
    <w:rsid w:val="0014692F"/>
    <w:rsid w:val="00146D99"/>
    <w:rsid w:val="001473F7"/>
    <w:rsid w:val="001477E0"/>
    <w:rsid w:val="00147E76"/>
    <w:rsid w:val="001501B7"/>
    <w:rsid w:val="00150875"/>
    <w:rsid w:val="00151C57"/>
    <w:rsid w:val="001521D7"/>
    <w:rsid w:val="001525F0"/>
    <w:rsid w:val="001533FC"/>
    <w:rsid w:val="001534A4"/>
    <w:rsid w:val="00157507"/>
    <w:rsid w:val="00157EBF"/>
    <w:rsid w:val="0016051E"/>
    <w:rsid w:val="0016110E"/>
    <w:rsid w:val="001615F2"/>
    <w:rsid w:val="00161DD8"/>
    <w:rsid w:val="00162542"/>
    <w:rsid w:val="0016339D"/>
    <w:rsid w:val="0016412B"/>
    <w:rsid w:val="001649EE"/>
    <w:rsid w:val="001651E7"/>
    <w:rsid w:val="0016618F"/>
    <w:rsid w:val="0016620E"/>
    <w:rsid w:val="001663DC"/>
    <w:rsid w:val="00167085"/>
    <w:rsid w:val="00167F54"/>
    <w:rsid w:val="00170B15"/>
    <w:rsid w:val="00171F77"/>
    <w:rsid w:val="00172380"/>
    <w:rsid w:val="00172749"/>
    <w:rsid w:val="00172E24"/>
    <w:rsid w:val="00174552"/>
    <w:rsid w:val="00174606"/>
    <w:rsid w:val="0017492D"/>
    <w:rsid w:val="00175BF1"/>
    <w:rsid w:val="001767ED"/>
    <w:rsid w:val="00176873"/>
    <w:rsid w:val="00176BE1"/>
    <w:rsid w:val="001812A2"/>
    <w:rsid w:val="00181392"/>
    <w:rsid w:val="00181CE7"/>
    <w:rsid w:val="00182F4F"/>
    <w:rsid w:val="00183AD1"/>
    <w:rsid w:val="00183EE5"/>
    <w:rsid w:val="00184E2E"/>
    <w:rsid w:val="00187B68"/>
    <w:rsid w:val="001910F8"/>
    <w:rsid w:val="00191467"/>
    <w:rsid w:val="001915B1"/>
    <w:rsid w:val="00192230"/>
    <w:rsid w:val="00192A32"/>
    <w:rsid w:val="00192E38"/>
    <w:rsid w:val="00192EA0"/>
    <w:rsid w:val="001932CF"/>
    <w:rsid w:val="00193863"/>
    <w:rsid w:val="00193A71"/>
    <w:rsid w:val="00193E4F"/>
    <w:rsid w:val="00195A0C"/>
    <w:rsid w:val="00195CFB"/>
    <w:rsid w:val="001969E2"/>
    <w:rsid w:val="00196EF9"/>
    <w:rsid w:val="00197003"/>
    <w:rsid w:val="0019700A"/>
    <w:rsid w:val="00197686"/>
    <w:rsid w:val="00197D29"/>
    <w:rsid w:val="001A085E"/>
    <w:rsid w:val="001A1BCC"/>
    <w:rsid w:val="001A20A4"/>
    <w:rsid w:val="001A2DFD"/>
    <w:rsid w:val="001A33C9"/>
    <w:rsid w:val="001A3F25"/>
    <w:rsid w:val="001A44FB"/>
    <w:rsid w:val="001A47A5"/>
    <w:rsid w:val="001A4EEF"/>
    <w:rsid w:val="001A5F1E"/>
    <w:rsid w:val="001A67E0"/>
    <w:rsid w:val="001B0C93"/>
    <w:rsid w:val="001B0F0E"/>
    <w:rsid w:val="001B11C6"/>
    <w:rsid w:val="001B2755"/>
    <w:rsid w:val="001B294F"/>
    <w:rsid w:val="001B3108"/>
    <w:rsid w:val="001B3195"/>
    <w:rsid w:val="001B43CB"/>
    <w:rsid w:val="001B50B2"/>
    <w:rsid w:val="001B6546"/>
    <w:rsid w:val="001B6C53"/>
    <w:rsid w:val="001B7A44"/>
    <w:rsid w:val="001C10E4"/>
    <w:rsid w:val="001C1251"/>
    <w:rsid w:val="001C1293"/>
    <w:rsid w:val="001C20AB"/>
    <w:rsid w:val="001C246E"/>
    <w:rsid w:val="001C2B5C"/>
    <w:rsid w:val="001C31EB"/>
    <w:rsid w:val="001C5255"/>
    <w:rsid w:val="001C5788"/>
    <w:rsid w:val="001C6450"/>
    <w:rsid w:val="001C6700"/>
    <w:rsid w:val="001C6D2B"/>
    <w:rsid w:val="001C6E37"/>
    <w:rsid w:val="001C7305"/>
    <w:rsid w:val="001C79B6"/>
    <w:rsid w:val="001C7B6F"/>
    <w:rsid w:val="001D26DE"/>
    <w:rsid w:val="001D3916"/>
    <w:rsid w:val="001D3DF6"/>
    <w:rsid w:val="001D4531"/>
    <w:rsid w:val="001D453F"/>
    <w:rsid w:val="001D4BBB"/>
    <w:rsid w:val="001D4C0B"/>
    <w:rsid w:val="001D4D36"/>
    <w:rsid w:val="001D5311"/>
    <w:rsid w:val="001D5E32"/>
    <w:rsid w:val="001D6A4E"/>
    <w:rsid w:val="001D72FA"/>
    <w:rsid w:val="001D7432"/>
    <w:rsid w:val="001D7A04"/>
    <w:rsid w:val="001D7CAD"/>
    <w:rsid w:val="001E23A5"/>
    <w:rsid w:val="001E2B1C"/>
    <w:rsid w:val="001E3412"/>
    <w:rsid w:val="001E3B72"/>
    <w:rsid w:val="001E5554"/>
    <w:rsid w:val="001E5BCB"/>
    <w:rsid w:val="001E6981"/>
    <w:rsid w:val="001E7F29"/>
    <w:rsid w:val="001F1759"/>
    <w:rsid w:val="001F1797"/>
    <w:rsid w:val="001F1D14"/>
    <w:rsid w:val="001F2A71"/>
    <w:rsid w:val="001F36BE"/>
    <w:rsid w:val="001F47A3"/>
    <w:rsid w:val="001F4C30"/>
    <w:rsid w:val="001F4F12"/>
    <w:rsid w:val="001F5693"/>
    <w:rsid w:val="001F62E4"/>
    <w:rsid w:val="002001B8"/>
    <w:rsid w:val="002009E4"/>
    <w:rsid w:val="00200E0F"/>
    <w:rsid w:val="002015AC"/>
    <w:rsid w:val="00201937"/>
    <w:rsid w:val="00202CD9"/>
    <w:rsid w:val="00203653"/>
    <w:rsid w:val="002036F7"/>
    <w:rsid w:val="00203D0F"/>
    <w:rsid w:val="00203E7B"/>
    <w:rsid w:val="00204C30"/>
    <w:rsid w:val="00205C70"/>
    <w:rsid w:val="0020628C"/>
    <w:rsid w:val="00206328"/>
    <w:rsid w:val="0020669D"/>
    <w:rsid w:val="00206EBB"/>
    <w:rsid w:val="00206F0A"/>
    <w:rsid w:val="00207224"/>
    <w:rsid w:val="00207909"/>
    <w:rsid w:val="0020791D"/>
    <w:rsid w:val="002104C0"/>
    <w:rsid w:val="00210A72"/>
    <w:rsid w:val="00210DA3"/>
    <w:rsid w:val="00211C75"/>
    <w:rsid w:val="00211F64"/>
    <w:rsid w:val="00213350"/>
    <w:rsid w:val="00213398"/>
    <w:rsid w:val="00214B7D"/>
    <w:rsid w:val="002154E2"/>
    <w:rsid w:val="0021675F"/>
    <w:rsid w:val="00216953"/>
    <w:rsid w:val="00217281"/>
    <w:rsid w:val="00221B72"/>
    <w:rsid w:val="00222293"/>
    <w:rsid w:val="00222477"/>
    <w:rsid w:val="00222554"/>
    <w:rsid w:val="00222781"/>
    <w:rsid w:val="00222819"/>
    <w:rsid w:val="00222BE1"/>
    <w:rsid w:val="00222EFB"/>
    <w:rsid w:val="00224606"/>
    <w:rsid w:val="0022463D"/>
    <w:rsid w:val="0022468E"/>
    <w:rsid w:val="00224720"/>
    <w:rsid w:val="0022477F"/>
    <w:rsid w:val="002259A4"/>
    <w:rsid w:val="00225FF7"/>
    <w:rsid w:val="00226B30"/>
    <w:rsid w:val="00226FD4"/>
    <w:rsid w:val="00227ABE"/>
    <w:rsid w:val="002311C7"/>
    <w:rsid w:val="002320B9"/>
    <w:rsid w:val="00232C54"/>
    <w:rsid w:val="0023357F"/>
    <w:rsid w:val="00233C08"/>
    <w:rsid w:val="00233CE8"/>
    <w:rsid w:val="00234BA8"/>
    <w:rsid w:val="00234E84"/>
    <w:rsid w:val="00235B08"/>
    <w:rsid w:val="0023664B"/>
    <w:rsid w:val="002367C7"/>
    <w:rsid w:val="002377A7"/>
    <w:rsid w:val="002379EA"/>
    <w:rsid w:val="00237C69"/>
    <w:rsid w:val="0024008E"/>
    <w:rsid w:val="0024139B"/>
    <w:rsid w:val="0024172C"/>
    <w:rsid w:val="00241894"/>
    <w:rsid w:val="00241926"/>
    <w:rsid w:val="0024316D"/>
    <w:rsid w:val="00243576"/>
    <w:rsid w:val="00243674"/>
    <w:rsid w:val="00244C44"/>
    <w:rsid w:val="00244DB1"/>
    <w:rsid w:val="002453C5"/>
    <w:rsid w:val="002458CA"/>
    <w:rsid w:val="00246886"/>
    <w:rsid w:val="00246B5B"/>
    <w:rsid w:val="00247A64"/>
    <w:rsid w:val="002510EB"/>
    <w:rsid w:val="002519F1"/>
    <w:rsid w:val="00253DC2"/>
    <w:rsid w:val="002546DD"/>
    <w:rsid w:val="002546DE"/>
    <w:rsid w:val="00254D08"/>
    <w:rsid w:val="00254DA8"/>
    <w:rsid w:val="0025571E"/>
    <w:rsid w:val="00255BE3"/>
    <w:rsid w:val="00256DF7"/>
    <w:rsid w:val="00257BE3"/>
    <w:rsid w:val="00257EA9"/>
    <w:rsid w:val="00261B15"/>
    <w:rsid w:val="00262B1A"/>
    <w:rsid w:val="0026322C"/>
    <w:rsid w:val="002638BA"/>
    <w:rsid w:val="00263AFD"/>
    <w:rsid w:val="00264337"/>
    <w:rsid w:val="002644A2"/>
    <w:rsid w:val="00264FCD"/>
    <w:rsid w:val="00265835"/>
    <w:rsid w:val="0027009F"/>
    <w:rsid w:val="00271039"/>
    <w:rsid w:val="002716BC"/>
    <w:rsid w:val="002739C8"/>
    <w:rsid w:val="00273B87"/>
    <w:rsid w:val="00273FF5"/>
    <w:rsid w:val="002741C9"/>
    <w:rsid w:val="0027431D"/>
    <w:rsid w:val="00275561"/>
    <w:rsid w:val="00275626"/>
    <w:rsid w:val="0027582E"/>
    <w:rsid w:val="00275C3D"/>
    <w:rsid w:val="00275F6A"/>
    <w:rsid w:val="00276033"/>
    <w:rsid w:val="00276DC9"/>
    <w:rsid w:val="00277877"/>
    <w:rsid w:val="002817AF"/>
    <w:rsid w:val="00283132"/>
    <w:rsid w:val="002833BB"/>
    <w:rsid w:val="00283B0D"/>
    <w:rsid w:val="00283B7B"/>
    <w:rsid w:val="00284566"/>
    <w:rsid w:val="002848DC"/>
    <w:rsid w:val="0028511C"/>
    <w:rsid w:val="00286423"/>
    <w:rsid w:val="0028688F"/>
    <w:rsid w:val="00286D9E"/>
    <w:rsid w:val="002879BE"/>
    <w:rsid w:val="002906A0"/>
    <w:rsid w:val="002917EE"/>
    <w:rsid w:val="00292906"/>
    <w:rsid w:val="00292CD4"/>
    <w:rsid w:val="00292D93"/>
    <w:rsid w:val="0029349D"/>
    <w:rsid w:val="00293BCC"/>
    <w:rsid w:val="00293E3C"/>
    <w:rsid w:val="002955F9"/>
    <w:rsid w:val="00295CFF"/>
    <w:rsid w:val="0029648C"/>
    <w:rsid w:val="00297824"/>
    <w:rsid w:val="00297DD1"/>
    <w:rsid w:val="00297FB4"/>
    <w:rsid w:val="002A0030"/>
    <w:rsid w:val="002A0BA5"/>
    <w:rsid w:val="002A2A82"/>
    <w:rsid w:val="002A2EED"/>
    <w:rsid w:val="002A2F17"/>
    <w:rsid w:val="002A3D12"/>
    <w:rsid w:val="002A3D96"/>
    <w:rsid w:val="002A4F05"/>
    <w:rsid w:val="002A61A8"/>
    <w:rsid w:val="002A656A"/>
    <w:rsid w:val="002A660D"/>
    <w:rsid w:val="002A6659"/>
    <w:rsid w:val="002A67FE"/>
    <w:rsid w:val="002A6918"/>
    <w:rsid w:val="002A6B7D"/>
    <w:rsid w:val="002A6E74"/>
    <w:rsid w:val="002A716B"/>
    <w:rsid w:val="002B04B6"/>
    <w:rsid w:val="002B0E22"/>
    <w:rsid w:val="002B1351"/>
    <w:rsid w:val="002B16E6"/>
    <w:rsid w:val="002B1E53"/>
    <w:rsid w:val="002B1EDA"/>
    <w:rsid w:val="002B20DF"/>
    <w:rsid w:val="002B3723"/>
    <w:rsid w:val="002B3914"/>
    <w:rsid w:val="002B3ACC"/>
    <w:rsid w:val="002B49A2"/>
    <w:rsid w:val="002B5D05"/>
    <w:rsid w:val="002B671E"/>
    <w:rsid w:val="002B67DD"/>
    <w:rsid w:val="002B6BB4"/>
    <w:rsid w:val="002B7C2B"/>
    <w:rsid w:val="002C010A"/>
    <w:rsid w:val="002C315E"/>
    <w:rsid w:val="002C4026"/>
    <w:rsid w:val="002C4C13"/>
    <w:rsid w:val="002C4EA5"/>
    <w:rsid w:val="002C58AC"/>
    <w:rsid w:val="002C5D4E"/>
    <w:rsid w:val="002C5EDB"/>
    <w:rsid w:val="002C6754"/>
    <w:rsid w:val="002C68AD"/>
    <w:rsid w:val="002C727C"/>
    <w:rsid w:val="002C7D55"/>
    <w:rsid w:val="002D2752"/>
    <w:rsid w:val="002D2DEB"/>
    <w:rsid w:val="002D35BD"/>
    <w:rsid w:val="002D49D1"/>
    <w:rsid w:val="002D4BCD"/>
    <w:rsid w:val="002D5B4D"/>
    <w:rsid w:val="002D6AE9"/>
    <w:rsid w:val="002D7D89"/>
    <w:rsid w:val="002E0524"/>
    <w:rsid w:val="002E1528"/>
    <w:rsid w:val="002E31F3"/>
    <w:rsid w:val="002E3610"/>
    <w:rsid w:val="002E3F30"/>
    <w:rsid w:val="002E4565"/>
    <w:rsid w:val="002E4912"/>
    <w:rsid w:val="002E4AC7"/>
    <w:rsid w:val="002E6ABB"/>
    <w:rsid w:val="002E789E"/>
    <w:rsid w:val="002F0264"/>
    <w:rsid w:val="002F1CAD"/>
    <w:rsid w:val="002F3203"/>
    <w:rsid w:val="002F3318"/>
    <w:rsid w:val="002F39DC"/>
    <w:rsid w:val="002F4431"/>
    <w:rsid w:val="002F5F5D"/>
    <w:rsid w:val="002F6F60"/>
    <w:rsid w:val="003004F3"/>
    <w:rsid w:val="00300883"/>
    <w:rsid w:val="00300A0A"/>
    <w:rsid w:val="00300DFE"/>
    <w:rsid w:val="00301B65"/>
    <w:rsid w:val="00302B46"/>
    <w:rsid w:val="00302BDD"/>
    <w:rsid w:val="0030314D"/>
    <w:rsid w:val="003039AD"/>
    <w:rsid w:val="0030418B"/>
    <w:rsid w:val="00304455"/>
    <w:rsid w:val="003049FD"/>
    <w:rsid w:val="00305434"/>
    <w:rsid w:val="0030621D"/>
    <w:rsid w:val="003079B3"/>
    <w:rsid w:val="0031247A"/>
    <w:rsid w:val="0031400A"/>
    <w:rsid w:val="00314E23"/>
    <w:rsid w:val="003153CE"/>
    <w:rsid w:val="00315542"/>
    <w:rsid w:val="00315780"/>
    <w:rsid w:val="00315B06"/>
    <w:rsid w:val="003174C0"/>
    <w:rsid w:val="00317505"/>
    <w:rsid w:val="00317FC9"/>
    <w:rsid w:val="00321191"/>
    <w:rsid w:val="00321193"/>
    <w:rsid w:val="00322090"/>
    <w:rsid w:val="003237E8"/>
    <w:rsid w:val="003238A8"/>
    <w:rsid w:val="00323A95"/>
    <w:rsid w:val="00324372"/>
    <w:rsid w:val="003247D6"/>
    <w:rsid w:val="00325048"/>
    <w:rsid w:val="0032514E"/>
    <w:rsid w:val="003252B1"/>
    <w:rsid w:val="00325396"/>
    <w:rsid w:val="003270C4"/>
    <w:rsid w:val="00330510"/>
    <w:rsid w:val="00331F3B"/>
    <w:rsid w:val="00332CF3"/>
    <w:rsid w:val="003335BE"/>
    <w:rsid w:val="003335C1"/>
    <w:rsid w:val="00333C4F"/>
    <w:rsid w:val="00333DAD"/>
    <w:rsid w:val="003358CF"/>
    <w:rsid w:val="00336679"/>
    <w:rsid w:val="00340229"/>
    <w:rsid w:val="0034035C"/>
    <w:rsid w:val="00340F4A"/>
    <w:rsid w:val="003411AC"/>
    <w:rsid w:val="00341F18"/>
    <w:rsid w:val="00341FE0"/>
    <w:rsid w:val="0034258E"/>
    <w:rsid w:val="00342CB2"/>
    <w:rsid w:val="003434BA"/>
    <w:rsid w:val="00344DD9"/>
    <w:rsid w:val="00345E4A"/>
    <w:rsid w:val="003468E7"/>
    <w:rsid w:val="0034720A"/>
    <w:rsid w:val="00347C8C"/>
    <w:rsid w:val="003506B1"/>
    <w:rsid w:val="003546D5"/>
    <w:rsid w:val="00354BC8"/>
    <w:rsid w:val="00355907"/>
    <w:rsid w:val="0035592E"/>
    <w:rsid w:val="00356FBD"/>
    <w:rsid w:val="00360AA9"/>
    <w:rsid w:val="00360D29"/>
    <w:rsid w:val="003611B3"/>
    <w:rsid w:val="00361DE1"/>
    <w:rsid w:val="00362A2D"/>
    <w:rsid w:val="00363D26"/>
    <w:rsid w:val="00364CAE"/>
    <w:rsid w:val="00365806"/>
    <w:rsid w:val="00365A85"/>
    <w:rsid w:val="00365B45"/>
    <w:rsid w:val="0037009A"/>
    <w:rsid w:val="00371F92"/>
    <w:rsid w:val="003727CE"/>
    <w:rsid w:val="00373593"/>
    <w:rsid w:val="00373E90"/>
    <w:rsid w:val="00374713"/>
    <w:rsid w:val="00374ACB"/>
    <w:rsid w:val="0037531B"/>
    <w:rsid w:val="00375405"/>
    <w:rsid w:val="003767C0"/>
    <w:rsid w:val="003772DC"/>
    <w:rsid w:val="00377300"/>
    <w:rsid w:val="00380645"/>
    <w:rsid w:val="003812D0"/>
    <w:rsid w:val="003819BA"/>
    <w:rsid w:val="00381B73"/>
    <w:rsid w:val="00381DF7"/>
    <w:rsid w:val="003825FA"/>
    <w:rsid w:val="003865E9"/>
    <w:rsid w:val="00386BA6"/>
    <w:rsid w:val="003902D8"/>
    <w:rsid w:val="00390383"/>
    <w:rsid w:val="003905F4"/>
    <w:rsid w:val="0039288B"/>
    <w:rsid w:val="00393090"/>
    <w:rsid w:val="00393120"/>
    <w:rsid w:val="003942FD"/>
    <w:rsid w:val="00394358"/>
    <w:rsid w:val="003944B4"/>
    <w:rsid w:val="003968C1"/>
    <w:rsid w:val="003A2040"/>
    <w:rsid w:val="003A2F39"/>
    <w:rsid w:val="003A4A29"/>
    <w:rsid w:val="003A57A2"/>
    <w:rsid w:val="003A624B"/>
    <w:rsid w:val="003A666F"/>
    <w:rsid w:val="003A677C"/>
    <w:rsid w:val="003A7251"/>
    <w:rsid w:val="003B0199"/>
    <w:rsid w:val="003B0953"/>
    <w:rsid w:val="003B1A17"/>
    <w:rsid w:val="003B1E0D"/>
    <w:rsid w:val="003B37DA"/>
    <w:rsid w:val="003B4198"/>
    <w:rsid w:val="003B6A61"/>
    <w:rsid w:val="003B6AC1"/>
    <w:rsid w:val="003B7062"/>
    <w:rsid w:val="003B74D0"/>
    <w:rsid w:val="003B7B98"/>
    <w:rsid w:val="003C03FD"/>
    <w:rsid w:val="003C105D"/>
    <w:rsid w:val="003C170F"/>
    <w:rsid w:val="003C1D34"/>
    <w:rsid w:val="003C30E1"/>
    <w:rsid w:val="003C38F0"/>
    <w:rsid w:val="003C3FD8"/>
    <w:rsid w:val="003C4981"/>
    <w:rsid w:val="003C5792"/>
    <w:rsid w:val="003C57C6"/>
    <w:rsid w:val="003C632A"/>
    <w:rsid w:val="003C7183"/>
    <w:rsid w:val="003C76E7"/>
    <w:rsid w:val="003D0252"/>
    <w:rsid w:val="003D0404"/>
    <w:rsid w:val="003D15E1"/>
    <w:rsid w:val="003D217E"/>
    <w:rsid w:val="003D26B5"/>
    <w:rsid w:val="003D3909"/>
    <w:rsid w:val="003D4417"/>
    <w:rsid w:val="003D4BCF"/>
    <w:rsid w:val="003D4E95"/>
    <w:rsid w:val="003D56A5"/>
    <w:rsid w:val="003D5C7B"/>
    <w:rsid w:val="003D5DF8"/>
    <w:rsid w:val="003E0298"/>
    <w:rsid w:val="003E168B"/>
    <w:rsid w:val="003E25CA"/>
    <w:rsid w:val="003E282D"/>
    <w:rsid w:val="003E413F"/>
    <w:rsid w:val="003E4B0E"/>
    <w:rsid w:val="003E580A"/>
    <w:rsid w:val="003E6473"/>
    <w:rsid w:val="003E6A30"/>
    <w:rsid w:val="003E6CFA"/>
    <w:rsid w:val="003E6E0C"/>
    <w:rsid w:val="003E7298"/>
    <w:rsid w:val="003F0B4C"/>
    <w:rsid w:val="003F100C"/>
    <w:rsid w:val="003F1428"/>
    <w:rsid w:val="003F293A"/>
    <w:rsid w:val="003F3B91"/>
    <w:rsid w:val="003F4238"/>
    <w:rsid w:val="003F4A69"/>
    <w:rsid w:val="003F5077"/>
    <w:rsid w:val="003F525C"/>
    <w:rsid w:val="003F54F1"/>
    <w:rsid w:val="003F68BD"/>
    <w:rsid w:val="003F760E"/>
    <w:rsid w:val="003F7E87"/>
    <w:rsid w:val="00400C08"/>
    <w:rsid w:val="00400E74"/>
    <w:rsid w:val="004037C4"/>
    <w:rsid w:val="00403A44"/>
    <w:rsid w:val="00403A5C"/>
    <w:rsid w:val="00403FF1"/>
    <w:rsid w:val="00404DEE"/>
    <w:rsid w:val="00404EB3"/>
    <w:rsid w:val="00407367"/>
    <w:rsid w:val="00407CBE"/>
    <w:rsid w:val="00407DD9"/>
    <w:rsid w:val="004114CD"/>
    <w:rsid w:val="00411917"/>
    <w:rsid w:val="0041287D"/>
    <w:rsid w:val="00412EC9"/>
    <w:rsid w:val="00413186"/>
    <w:rsid w:val="00413473"/>
    <w:rsid w:val="00414F42"/>
    <w:rsid w:val="0041559A"/>
    <w:rsid w:val="00417A9C"/>
    <w:rsid w:val="00420840"/>
    <w:rsid w:val="00420C81"/>
    <w:rsid w:val="00421ED8"/>
    <w:rsid w:val="00422067"/>
    <w:rsid w:val="0042266E"/>
    <w:rsid w:val="004226D5"/>
    <w:rsid w:val="00423F81"/>
    <w:rsid w:val="0042416F"/>
    <w:rsid w:val="00425F68"/>
    <w:rsid w:val="00427665"/>
    <w:rsid w:val="00430162"/>
    <w:rsid w:val="00431234"/>
    <w:rsid w:val="00431FC3"/>
    <w:rsid w:val="004339DA"/>
    <w:rsid w:val="00434386"/>
    <w:rsid w:val="00434D21"/>
    <w:rsid w:val="004351EC"/>
    <w:rsid w:val="00435454"/>
    <w:rsid w:val="0043554C"/>
    <w:rsid w:val="00435B01"/>
    <w:rsid w:val="004360BC"/>
    <w:rsid w:val="00436BE6"/>
    <w:rsid w:val="00436E5C"/>
    <w:rsid w:val="00436FD2"/>
    <w:rsid w:val="00437225"/>
    <w:rsid w:val="00437FC0"/>
    <w:rsid w:val="004412FA"/>
    <w:rsid w:val="0044134F"/>
    <w:rsid w:val="00442253"/>
    <w:rsid w:val="00442820"/>
    <w:rsid w:val="004434FE"/>
    <w:rsid w:val="00444DB1"/>
    <w:rsid w:val="004503BE"/>
    <w:rsid w:val="00450805"/>
    <w:rsid w:val="004510BA"/>
    <w:rsid w:val="004519E0"/>
    <w:rsid w:val="0045218C"/>
    <w:rsid w:val="00452F48"/>
    <w:rsid w:val="0045345A"/>
    <w:rsid w:val="00453663"/>
    <w:rsid w:val="00453F2A"/>
    <w:rsid w:val="00453FD2"/>
    <w:rsid w:val="00454210"/>
    <w:rsid w:val="00454617"/>
    <w:rsid w:val="0045573F"/>
    <w:rsid w:val="00455B8E"/>
    <w:rsid w:val="004568B9"/>
    <w:rsid w:val="00457011"/>
    <w:rsid w:val="00457177"/>
    <w:rsid w:val="0045785E"/>
    <w:rsid w:val="0046082B"/>
    <w:rsid w:val="00462401"/>
    <w:rsid w:val="00462DC3"/>
    <w:rsid w:val="004640BA"/>
    <w:rsid w:val="00464E46"/>
    <w:rsid w:val="00465F59"/>
    <w:rsid w:val="004676A7"/>
    <w:rsid w:val="00467DE9"/>
    <w:rsid w:val="00471393"/>
    <w:rsid w:val="0047273A"/>
    <w:rsid w:val="004727AE"/>
    <w:rsid w:val="00472B4A"/>
    <w:rsid w:val="00473469"/>
    <w:rsid w:val="004739AE"/>
    <w:rsid w:val="0047427E"/>
    <w:rsid w:val="0047447F"/>
    <w:rsid w:val="004746A2"/>
    <w:rsid w:val="00474B06"/>
    <w:rsid w:val="00475A49"/>
    <w:rsid w:val="00475EBA"/>
    <w:rsid w:val="00476D55"/>
    <w:rsid w:val="004800B6"/>
    <w:rsid w:val="00481B7C"/>
    <w:rsid w:val="00481BEE"/>
    <w:rsid w:val="00482384"/>
    <w:rsid w:val="00482BE0"/>
    <w:rsid w:val="00482EA8"/>
    <w:rsid w:val="00482F06"/>
    <w:rsid w:val="004833ED"/>
    <w:rsid w:val="004835C9"/>
    <w:rsid w:val="00483935"/>
    <w:rsid w:val="004850E2"/>
    <w:rsid w:val="00485D71"/>
    <w:rsid w:val="00485F21"/>
    <w:rsid w:val="00485FD1"/>
    <w:rsid w:val="00486156"/>
    <w:rsid w:val="00486DF5"/>
    <w:rsid w:val="00490A72"/>
    <w:rsid w:val="00490CF6"/>
    <w:rsid w:val="00492A12"/>
    <w:rsid w:val="00493357"/>
    <w:rsid w:val="004934EA"/>
    <w:rsid w:val="00493652"/>
    <w:rsid w:val="00494B80"/>
    <w:rsid w:val="00496474"/>
    <w:rsid w:val="00496F31"/>
    <w:rsid w:val="00497248"/>
    <w:rsid w:val="004A08AA"/>
    <w:rsid w:val="004A0B39"/>
    <w:rsid w:val="004A1090"/>
    <w:rsid w:val="004A2C13"/>
    <w:rsid w:val="004A2C8E"/>
    <w:rsid w:val="004A3140"/>
    <w:rsid w:val="004A3202"/>
    <w:rsid w:val="004A3994"/>
    <w:rsid w:val="004A412E"/>
    <w:rsid w:val="004A66E1"/>
    <w:rsid w:val="004A6D6A"/>
    <w:rsid w:val="004A7648"/>
    <w:rsid w:val="004B087E"/>
    <w:rsid w:val="004B171B"/>
    <w:rsid w:val="004B1D9D"/>
    <w:rsid w:val="004B1DF8"/>
    <w:rsid w:val="004B32E9"/>
    <w:rsid w:val="004B3707"/>
    <w:rsid w:val="004B417E"/>
    <w:rsid w:val="004B41D3"/>
    <w:rsid w:val="004B4A24"/>
    <w:rsid w:val="004B50BA"/>
    <w:rsid w:val="004B524F"/>
    <w:rsid w:val="004B5EFE"/>
    <w:rsid w:val="004B61C1"/>
    <w:rsid w:val="004B6581"/>
    <w:rsid w:val="004B69DE"/>
    <w:rsid w:val="004C0052"/>
    <w:rsid w:val="004C071B"/>
    <w:rsid w:val="004C0A10"/>
    <w:rsid w:val="004C0B55"/>
    <w:rsid w:val="004C1DB3"/>
    <w:rsid w:val="004C25B8"/>
    <w:rsid w:val="004C291F"/>
    <w:rsid w:val="004C4991"/>
    <w:rsid w:val="004C6719"/>
    <w:rsid w:val="004C6BFC"/>
    <w:rsid w:val="004C7162"/>
    <w:rsid w:val="004C79F4"/>
    <w:rsid w:val="004D0A27"/>
    <w:rsid w:val="004D1591"/>
    <w:rsid w:val="004D172A"/>
    <w:rsid w:val="004D26AA"/>
    <w:rsid w:val="004D2CF4"/>
    <w:rsid w:val="004D30BA"/>
    <w:rsid w:val="004D5038"/>
    <w:rsid w:val="004D5697"/>
    <w:rsid w:val="004D6517"/>
    <w:rsid w:val="004D6E4B"/>
    <w:rsid w:val="004E0083"/>
    <w:rsid w:val="004E01E5"/>
    <w:rsid w:val="004E1AC4"/>
    <w:rsid w:val="004E1EFC"/>
    <w:rsid w:val="004E23E4"/>
    <w:rsid w:val="004E2726"/>
    <w:rsid w:val="004E2B19"/>
    <w:rsid w:val="004E2BCF"/>
    <w:rsid w:val="004E2CE6"/>
    <w:rsid w:val="004E36A9"/>
    <w:rsid w:val="004E602A"/>
    <w:rsid w:val="004F066F"/>
    <w:rsid w:val="004F1105"/>
    <w:rsid w:val="004F1881"/>
    <w:rsid w:val="004F19C4"/>
    <w:rsid w:val="004F1E9E"/>
    <w:rsid w:val="004F22CD"/>
    <w:rsid w:val="004F239E"/>
    <w:rsid w:val="004F356E"/>
    <w:rsid w:val="004F3E42"/>
    <w:rsid w:val="004F4592"/>
    <w:rsid w:val="004F4CBD"/>
    <w:rsid w:val="004F5315"/>
    <w:rsid w:val="004F6082"/>
    <w:rsid w:val="004F63BD"/>
    <w:rsid w:val="004F6AD9"/>
    <w:rsid w:val="004F6E4D"/>
    <w:rsid w:val="004F73A7"/>
    <w:rsid w:val="004F77DF"/>
    <w:rsid w:val="004F7BE7"/>
    <w:rsid w:val="004F7FB2"/>
    <w:rsid w:val="005002D4"/>
    <w:rsid w:val="00500C47"/>
    <w:rsid w:val="00501BEC"/>
    <w:rsid w:val="00502653"/>
    <w:rsid w:val="0050361C"/>
    <w:rsid w:val="00503E24"/>
    <w:rsid w:val="005048E0"/>
    <w:rsid w:val="00504DE8"/>
    <w:rsid w:val="00506A52"/>
    <w:rsid w:val="0050761E"/>
    <w:rsid w:val="005077F2"/>
    <w:rsid w:val="00507F0D"/>
    <w:rsid w:val="00510ADB"/>
    <w:rsid w:val="005113CE"/>
    <w:rsid w:val="005120B5"/>
    <w:rsid w:val="0051479A"/>
    <w:rsid w:val="005149AA"/>
    <w:rsid w:val="00514A2D"/>
    <w:rsid w:val="00515890"/>
    <w:rsid w:val="005160AA"/>
    <w:rsid w:val="005202F8"/>
    <w:rsid w:val="0052051C"/>
    <w:rsid w:val="00520D27"/>
    <w:rsid w:val="005225ED"/>
    <w:rsid w:val="0052334E"/>
    <w:rsid w:val="00523655"/>
    <w:rsid w:val="00523994"/>
    <w:rsid w:val="00523A6F"/>
    <w:rsid w:val="00525258"/>
    <w:rsid w:val="00526C53"/>
    <w:rsid w:val="0052744C"/>
    <w:rsid w:val="0053060A"/>
    <w:rsid w:val="005309A2"/>
    <w:rsid w:val="00530FB9"/>
    <w:rsid w:val="00530FEC"/>
    <w:rsid w:val="00531188"/>
    <w:rsid w:val="0053126D"/>
    <w:rsid w:val="005315C1"/>
    <w:rsid w:val="0053249C"/>
    <w:rsid w:val="00532B81"/>
    <w:rsid w:val="0053331E"/>
    <w:rsid w:val="00534FE0"/>
    <w:rsid w:val="005369E6"/>
    <w:rsid w:val="00536BED"/>
    <w:rsid w:val="00537140"/>
    <w:rsid w:val="005372BD"/>
    <w:rsid w:val="00537E8F"/>
    <w:rsid w:val="005402FD"/>
    <w:rsid w:val="00540485"/>
    <w:rsid w:val="00540E49"/>
    <w:rsid w:val="005415FA"/>
    <w:rsid w:val="005416EC"/>
    <w:rsid w:val="00542C5B"/>
    <w:rsid w:val="005436FB"/>
    <w:rsid w:val="00543998"/>
    <w:rsid w:val="00544E47"/>
    <w:rsid w:val="00544FFB"/>
    <w:rsid w:val="00545088"/>
    <w:rsid w:val="0054510F"/>
    <w:rsid w:val="005452A2"/>
    <w:rsid w:val="00545CF0"/>
    <w:rsid w:val="0054614F"/>
    <w:rsid w:val="005466BA"/>
    <w:rsid w:val="00546890"/>
    <w:rsid w:val="00546D94"/>
    <w:rsid w:val="00547D3D"/>
    <w:rsid w:val="00552F0D"/>
    <w:rsid w:val="00553481"/>
    <w:rsid w:val="00553B48"/>
    <w:rsid w:val="005558E6"/>
    <w:rsid w:val="00557C2F"/>
    <w:rsid w:val="00560854"/>
    <w:rsid w:val="00561078"/>
    <w:rsid w:val="005617C9"/>
    <w:rsid w:val="00561FA9"/>
    <w:rsid w:val="00562CEE"/>
    <w:rsid w:val="0056315D"/>
    <w:rsid w:val="00563194"/>
    <w:rsid w:val="00563387"/>
    <w:rsid w:val="00563B9E"/>
    <w:rsid w:val="00564530"/>
    <w:rsid w:val="0056503F"/>
    <w:rsid w:val="00565177"/>
    <w:rsid w:val="00565245"/>
    <w:rsid w:val="005653D4"/>
    <w:rsid w:val="00566258"/>
    <w:rsid w:val="00570D30"/>
    <w:rsid w:val="00570E01"/>
    <w:rsid w:val="005712B1"/>
    <w:rsid w:val="005717C6"/>
    <w:rsid w:val="005723E8"/>
    <w:rsid w:val="00572F0C"/>
    <w:rsid w:val="00573005"/>
    <w:rsid w:val="00573888"/>
    <w:rsid w:val="00575102"/>
    <w:rsid w:val="0057613B"/>
    <w:rsid w:val="00576A13"/>
    <w:rsid w:val="00576E34"/>
    <w:rsid w:val="00580215"/>
    <w:rsid w:val="0058127D"/>
    <w:rsid w:val="005816E4"/>
    <w:rsid w:val="00583467"/>
    <w:rsid w:val="00583D25"/>
    <w:rsid w:val="00584038"/>
    <w:rsid w:val="0058557F"/>
    <w:rsid w:val="00585CAD"/>
    <w:rsid w:val="005905DD"/>
    <w:rsid w:val="00591175"/>
    <w:rsid w:val="0059142B"/>
    <w:rsid w:val="00591859"/>
    <w:rsid w:val="005922F2"/>
    <w:rsid w:val="00592A78"/>
    <w:rsid w:val="005930B2"/>
    <w:rsid w:val="00593229"/>
    <w:rsid w:val="00593273"/>
    <w:rsid w:val="0059440F"/>
    <w:rsid w:val="00594489"/>
    <w:rsid w:val="00596599"/>
    <w:rsid w:val="005A152B"/>
    <w:rsid w:val="005A2B98"/>
    <w:rsid w:val="005A3DDC"/>
    <w:rsid w:val="005A4A76"/>
    <w:rsid w:val="005A4C2A"/>
    <w:rsid w:val="005A5EBC"/>
    <w:rsid w:val="005A67A8"/>
    <w:rsid w:val="005A7B18"/>
    <w:rsid w:val="005A7F2F"/>
    <w:rsid w:val="005B09EE"/>
    <w:rsid w:val="005B0F4D"/>
    <w:rsid w:val="005B1C71"/>
    <w:rsid w:val="005B2579"/>
    <w:rsid w:val="005B2C7D"/>
    <w:rsid w:val="005B2F3E"/>
    <w:rsid w:val="005B3116"/>
    <w:rsid w:val="005B31EC"/>
    <w:rsid w:val="005B6706"/>
    <w:rsid w:val="005B7CF8"/>
    <w:rsid w:val="005C035D"/>
    <w:rsid w:val="005C09E9"/>
    <w:rsid w:val="005C0A70"/>
    <w:rsid w:val="005C15FC"/>
    <w:rsid w:val="005C1FC1"/>
    <w:rsid w:val="005C259D"/>
    <w:rsid w:val="005C3914"/>
    <w:rsid w:val="005C3A86"/>
    <w:rsid w:val="005C3C85"/>
    <w:rsid w:val="005C4389"/>
    <w:rsid w:val="005C4802"/>
    <w:rsid w:val="005C50E7"/>
    <w:rsid w:val="005C574F"/>
    <w:rsid w:val="005D1452"/>
    <w:rsid w:val="005D1848"/>
    <w:rsid w:val="005D25E8"/>
    <w:rsid w:val="005D33B0"/>
    <w:rsid w:val="005D35FA"/>
    <w:rsid w:val="005D6814"/>
    <w:rsid w:val="005E0CB3"/>
    <w:rsid w:val="005E0E59"/>
    <w:rsid w:val="005E14AB"/>
    <w:rsid w:val="005E171E"/>
    <w:rsid w:val="005E1FFB"/>
    <w:rsid w:val="005E2BEE"/>
    <w:rsid w:val="005E3BF1"/>
    <w:rsid w:val="005E3CC2"/>
    <w:rsid w:val="005E3DD8"/>
    <w:rsid w:val="005E47C3"/>
    <w:rsid w:val="005E4AD7"/>
    <w:rsid w:val="005E4D97"/>
    <w:rsid w:val="005E5140"/>
    <w:rsid w:val="005E5672"/>
    <w:rsid w:val="005E5DD9"/>
    <w:rsid w:val="005E6140"/>
    <w:rsid w:val="005E68C5"/>
    <w:rsid w:val="005E73AB"/>
    <w:rsid w:val="005E7891"/>
    <w:rsid w:val="005F02D0"/>
    <w:rsid w:val="005F04BD"/>
    <w:rsid w:val="005F10F4"/>
    <w:rsid w:val="005F16E4"/>
    <w:rsid w:val="005F27E9"/>
    <w:rsid w:val="005F2D18"/>
    <w:rsid w:val="005F42E0"/>
    <w:rsid w:val="005F476D"/>
    <w:rsid w:val="005F4CB3"/>
    <w:rsid w:val="005F5799"/>
    <w:rsid w:val="005F5B92"/>
    <w:rsid w:val="005F6CCC"/>
    <w:rsid w:val="005F6F4A"/>
    <w:rsid w:val="005F7FF9"/>
    <w:rsid w:val="006006A2"/>
    <w:rsid w:val="00600C9D"/>
    <w:rsid w:val="00602910"/>
    <w:rsid w:val="00603CA8"/>
    <w:rsid w:val="00604258"/>
    <w:rsid w:val="006042C9"/>
    <w:rsid w:val="00604F22"/>
    <w:rsid w:val="006050E0"/>
    <w:rsid w:val="00605261"/>
    <w:rsid w:val="00606439"/>
    <w:rsid w:val="00607250"/>
    <w:rsid w:val="00607696"/>
    <w:rsid w:val="00607C07"/>
    <w:rsid w:val="0061070A"/>
    <w:rsid w:val="00611302"/>
    <w:rsid w:val="00611EB2"/>
    <w:rsid w:val="00612C7A"/>
    <w:rsid w:val="00613F77"/>
    <w:rsid w:val="006141A0"/>
    <w:rsid w:val="00614C08"/>
    <w:rsid w:val="0061565A"/>
    <w:rsid w:val="0061611E"/>
    <w:rsid w:val="006174FB"/>
    <w:rsid w:val="00617AF5"/>
    <w:rsid w:val="0062061B"/>
    <w:rsid w:val="00620BDB"/>
    <w:rsid w:val="00621739"/>
    <w:rsid w:val="00624B36"/>
    <w:rsid w:val="00624F60"/>
    <w:rsid w:val="0062664E"/>
    <w:rsid w:val="00626E3B"/>
    <w:rsid w:val="006306E8"/>
    <w:rsid w:val="006307B8"/>
    <w:rsid w:val="006308A3"/>
    <w:rsid w:val="00630CB8"/>
    <w:rsid w:val="00631BE3"/>
    <w:rsid w:val="00632FD1"/>
    <w:rsid w:val="00633565"/>
    <w:rsid w:val="00634E05"/>
    <w:rsid w:val="00636AB9"/>
    <w:rsid w:val="00636C32"/>
    <w:rsid w:val="00636CB6"/>
    <w:rsid w:val="00637034"/>
    <w:rsid w:val="00637A90"/>
    <w:rsid w:val="00637C04"/>
    <w:rsid w:val="0064136B"/>
    <w:rsid w:val="0064190F"/>
    <w:rsid w:val="00641A32"/>
    <w:rsid w:val="00642EE4"/>
    <w:rsid w:val="00642F1F"/>
    <w:rsid w:val="00643931"/>
    <w:rsid w:val="0064440B"/>
    <w:rsid w:val="00644587"/>
    <w:rsid w:val="00644773"/>
    <w:rsid w:val="00644792"/>
    <w:rsid w:val="006449B8"/>
    <w:rsid w:val="00644AFE"/>
    <w:rsid w:val="00644C47"/>
    <w:rsid w:val="0064519C"/>
    <w:rsid w:val="00646A9E"/>
    <w:rsid w:val="00647A49"/>
    <w:rsid w:val="00647BBD"/>
    <w:rsid w:val="00650458"/>
    <w:rsid w:val="006508C3"/>
    <w:rsid w:val="00650EA8"/>
    <w:rsid w:val="0065102B"/>
    <w:rsid w:val="00651665"/>
    <w:rsid w:val="006519F4"/>
    <w:rsid w:val="00651EDD"/>
    <w:rsid w:val="00652227"/>
    <w:rsid w:val="00652E0D"/>
    <w:rsid w:val="0065397A"/>
    <w:rsid w:val="00653C9B"/>
    <w:rsid w:val="006545C7"/>
    <w:rsid w:val="00654E62"/>
    <w:rsid w:val="00654FCD"/>
    <w:rsid w:val="00655171"/>
    <w:rsid w:val="006553DA"/>
    <w:rsid w:val="00656E44"/>
    <w:rsid w:val="0065722E"/>
    <w:rsid w:val="006604CC"/>
    <w:rsid w:val="00660E30"/>
    <w:rsid w:val="00660EA4"/>
    <w:rsid w:val="00660F78"/>
    <w:rsid w:val="00661508"/>
    <w:rsid w:val="00661A40"/>
    <w:rsid w:val="006638BB"/>
    <w:rsid w:val="00663E2A"/>
    <w:rsid w:val="0066509B"/>
    <w:rsid w:val="00667AAB"/>
    <w:rsid w:val="00670449"/>
    <w:rsid w:val="00670ED4"/>
    <w:rsid w:val="00672127"/>
    <w:rsid w:val="0067333E"/>
    <w:rsid w:val="00673924"/>
    <w:rsid w:val="00673AFD"/>
    <w:rsid w:val="00673B6C"/>
    <w:rsid w:val="00673C4A"/>
    <w:rsid w:val="00675E73"/>
    <w:rsid w:val="006767F0"/>
    <w:rsid w:val="00676AEB"/>
    <w:rsid w:val="00677C5E"/>
    <w:rsid w:val="0068046A"/>
    <w:rsid w:val="00681055"/>
    <w:rsid w:val="00681881"/>
    <w:rsid w:val="00682FD4"/>
    <w:rsid w:val="00683DC8"/>
    <w:rsid w:val="006845E1"/>
    <w:rsid w:val="006848C9"/>
    <w:rsid w:val="00684C91"/>
    <w:rsid w:val="00684E89"/>
    <w:rsid w:val="00685970"/>
    <w:rsid w:val="00685E02"/>
    <w:rsid w:val="0068670F"/>
    <w:rsid w:val="00686CAB"/>
    <w:rsid w:val="00686F12"/>
    <w:rsid w:val="0068793D"/>
    <w:rsid w:val="00687B0F"/>
    <w:rsid w:val="0069050A"/>
    <w:rsid w:val="006905E0"/>
    <w:rsid w:val="00691A3D"/>
    <w:rsid w:val="00691C81"/>
    <w:rsid w:val="006938B8"/>
    <w:rsid w:val="00693CFD"/>
    <w:rsid w:val="00694537"/>
    <w:rsid w:val="00694FB4"/>
    <w:rsid w:val="00696111"/>
    <w:rsid w:val="006964F4"/>
    <w:rsid w:val="00696AEC"/>
    <w:rsid w:val="00696D12"/>
    <w:rsid w:val="00697349"/>
    <w:rsid w:val="00697EDF"/>
    <w:rsid w:val="006A021F"/>
    <w:rsid w:val="006A2EAF"/>
    <w:rsid w:val="006A440E"/>
    <w:rsid w:val="006A4B2D"/>
    <w:rsid w:val="006A4BA1"/>
    <w:rsid w:val="006A4E4D"/>
    <w:rsid w:val="006A4EB7"/>
    <w:rsid w:val="006A55DD"/>
    <w:rsid w:val="006A732A"/>
    <w:rsid w:val="006A79D4"/>
    <w:rsid w:val="006B186E"/>
    <w:rsid w:val="006B2261"/>
    <w:rsid w:val="006B3F25"/>
    <w:rsid w:val="006B522E"/>
    <w:rsid w:val="006B6DA2"/>
    <w:rsid w:val="006B7997"/>
    <w:rsid w:val="006B7F04"/>
    <w:rsid w:val="006C055A"/>
    <w:rsid w:val="006C186E"/>
    <w:rsid w:val="006C18F9"/>
    <w:rsid w:val="006C1B5D"/>
    <w:rsid w:val="006C1E8E"/>
    <w:rsid w:val="006C2837"/>
    <w:rsid w:val="006C2B6B"/>
    <w:rsid w:val="006C368D"/>
    <w:rsid w:val="006C384D"/>
    <w:rsid w:val="006C6B09"/>
    <w:rsid w:val="006C6C7F"/>
    <w:rsid w:val="006C6CA0"/>
    <w:rsid w:val="006C74A0"/>
    <w:rsid w:val="006C7747"/>
    <w:rsid w:val="006C8506"/>
    <w:rsid w:val="006D00B7"/>
    <w:rsid w:val="006D00C8"/>
    <w:rsid w:val="006D0AE9"/>
    <w:rsid w:val="006D0B75"/>
    <w:rsid w:val="006D0BB6"/>
    <w:rsid w:val="006D1251"/>
    <w:rsid w:val="006D3525"/>
    <w:rsid w:val="006D3925"/>
    <w:rsid w:val="006D3D4D"/>
    <w:rsid w:val="006D4E4A"/>
    <w:rsid w:val="006D5097"/>
    <w:rsid w:val="006D6208"/>
    <w:rsid w:val="006D65E9"/>
    <w:rsid w:val="006D711C"/>
    <w:rsid w:val="006E0E73"/>
    <w:rsid w:val="006E0EFB"/>
    <w:rsid w:val="006E17CC"/>
    <w:rsid w:val="006E1E53"/>
    <w:rsid w:val="006E2515"/>
    <w:rsid w:val="006E40B7"/>
    <w:rsid w:val="006E6FAF"/>
    <w:rsid w:val="006E767F"/>
    <w:rsid w:val="006F3280"/>
    <w:rsid w:val="006F3764"/>
    <w:rsid w:val="006F3A45"/>
    <w:rsid w:val="006F4FE5"/>
    <w:rsid w:val="006F50AB"/>
    <w:rsid w:val="006F55B3"/>
    <w:rsid w:val="006F72C9"/>
    <w:rsid w:val="006F76E3"/>
    <w:rsid w:val="006F78FA"/>
    <w:rsid w:val="007009C4"/>
    <w:rsid w:val="0070161D"/>
    <w:rsid w:val="00702D6F"/>
    <w:rsid w:val="00703B45"/>
    <w:rsid w:val="00703C0E"/>
    <w:rsid w:val="00703C94"/>
    <w:rsid w:val="00704913"/>
    <w:rsid w:val="00704D80"/>
    <w:rsid w:val="0070599E"/>
    <w:rsid w:val="0070715B"/>
    <w:rsid w:val="00707193"/>
    <w:rsid w:val="00707B2C"/>
    <w:rsid w:val="00710D40"/>
    <w:rsid w:val="00710DE5"/>
    <w:rsid w:val="007122F2"/>
    <w:rsid w:val="007123EA"/>
    <w:rsid w:val="007130B1"/>
    <w:rsid w:val="00713779"/>
    <w:rsid w:val="00713F09"/>
    <w:rsid w:val="00714329"/>
    <w:rsid w:val="007143FF"/>
    <w:rsid w:val="0071646C"/>
    <w:rsid w:val="00717B95"/>
    <w:rsid w:val="00720182"/>
    <w:rsid w:val="0072094E"/>
    <w:rsid w:val="00720AA5"/>
    <w:rsid w:val="007213A9"/>
    <w:rsid w:val="007221DB"/>
    <w:rsid w:val="00722F58"/>
    <w:rsid w:val="007231CD"/>
    <w:rsid w:val="00723617"/>
    <w:rsid w:val="00723AC3"/>
    <w:rsid w:val="00723B23"/>
    <w:rsid w:val="00723DD0"/>
    <w:rsid w:val="00723E33"/>
    <w:rsid w:val="00723F47"/>
    <w:rsid w:val="00724DE1"/>
    <w:rsid w:val="00724F24"/>
    <w:rsid w:val="007255CC"/>
    <w:rsid w:val="00725C2F"/>
    <w:rsid w:val="00731DF0"/>
    <w:rsid w:val="00731ED2"/>
    <w:rsid w:val="00731F46"/>
    <w:rsid w:val="00732BD0"/>
    <w:rsid w:val="007336AF"/>
    <w:rsid w:val="00733C02"/>
    <w:rsid w:val="007348C2"/>
    <w:rsid w:val="00734EF4"/>
    <w:rsid w:val="0073521B"/>
    <w:rsid w:val="00740180"/>
    <w:rsid w:val="0074043C"/>
    <w:rsid w:val="007407D0"/>
    <w:rsid w:val="00740CF4"/>
    <w:rsid w:val="00740FCE"/>
    <w:rsid w:val="007415C7"/>
    <w:rsid w:val="007418DB"/>
    <w:rsid w:val="00741A57"/>
    <w:rsid w:val="00742061"/>
    <w:rsid w:val="00742D39"/>
    <w:rsid w:val="00744B4F"/>
    <w:rsid w:val="007454AC"/>
    <w:rsid w:val="00746A4F"/>
    <w:rsid w:val="00747597"/>
    <w:rsid w:val="007505EB"/>
    <w:rsid w:val="00750882"/>
    <w:rsid w:val="00751779"/>
    <w:rsid w:val="007518F1"/>
    <w:rsid w:val="00752293"/>
    <w:rsid w:val="00754476"/>
    <w:rsid w:val="00755379"/>
    <w:rsid w:val="0075721B"/>
    <w:rsid w:val="00760039"/>
    <w:rsid w:val="00760D22"/>
    <w:rsid w:val="0076189A"/>
    <w:rsid w:val="00761BE9"/>
    <w:rsid w:val="00761C97"/>
    <w:rsid w:val="007620FA"/>
    <w:rsid w:val="0076215A"/>
    <w:rsid w:val="00762AAE"/>
    <w:rsid w:val="0076492C"/>
    <w:rsid w:val="0076511D"/>
    <w:rsid w:val="0076595C"/>
    <w:rsid w:val="00765F78"/>
    <w:rsid w:val="007667C1"/>
    <w:rsid w:val="00767527"/>
    <w:rsid w:val="00767CAD"/>
    <w:rsid w:val="00770395"/>
    <w:rsid w:val="007715BF"/>
    <w:rsid w:val="0077176C"/>
    <w:rsid w:val="007720FA"/>
    <w:rsid w:val="00772747"/>
    <w:rsid w:val="00772769"/>
    <w:rsid w:val="00773D9B"/>
    <w:rsid w:val="00773F27"/>
    <w:rsid w:val="007745B4"/>
    <w:rsid w:val="007747CF"/>
    <w:rsid w:val="00774AF6"/>
    <w:rsid w:val="00775F2A"/>
    <w:rsid w:val="007772C6"/>
    <w:rsid w:val="00777CB9"/>
    <w:rsid w:val="00780883"/>
    <w:rsid w:val="0078146D"/>
    <w:rsid w:val="007822D1"/>
    <w:rsid w:val="00782302"/>
    <w:rsid w:val="00782D0D"/>
    <w:rsid w:val="00782EE7"/>
    <w:rsid w:val="0078334A"/>
    <w:rsid w:val="00784175"/>
    <w:rsid w:val="00785692"/>
    <w:rsid w:val="00786AC7"/>
    <w:rsid w:val="00786C0A"/>
    <w:rsid w:val="00786D75"/>
    <w:rsid w:val="007904F6"/>
    <w:rsid w:val="007921F3"/>
    <w:rsid w:val="00792548"/>
    <w:rsid w:val="007934D7"/>
    <w:rsid w:val="00794680"/>
    <w:rsid w:val="00794FE2"/>
    <w:rsid w:val="007950DB"/>
    <w:rsid w:val="0079536A"/>
    <w:rsid w:val="007956EB"/>
    <w:rsid w:val="00796DFF"/>
    <w:rsid w:val="007A0C10"/>
    <w:rsid w:val="007A224A"/>
    <w:rsid w:val="007A37D2"/>
    <w:rsid w:val="007A4B05"/>
    <w:rsid w:val="007A4FC5"/>
    <w:rsid w:val="007A53A3"/>
    <w:rsid w:val="007A572A"/>
    <w:rsid w:val="007A59BE"/>
    <w:rsid w:val="007A5F9D"/>
    <w:rsid w:val="007B0792"/>
    <w:rsid w:val="007B10D3"/>
    <w:rsid w:val="007B29D8"/>
    <w:rsid w:val="007B2ABF"/>
    <w:rsid w:val="007B4060"/>
    <w:rsid w:val="007B44BE"/>
    <w:rsid w:val="007B524A"/>
    <w:rsid w:val="007B5270"/>
    <w:rsid w:val="007B6265"/>
    <w:rsid w:val="007B667C"/>
    <w:rsid w:val="007B7184"/>
    <w:rsid w:val="007B76E0"/>
    <w:rsid w:val="007B7FC4"/>
    <w:rsid w:val="007C11E2"/>
    <w:rsid w:val="007C1544"/>
    <w:rsid w:val="007C279B"/>
    <w:rsid w:val="007C3523"/>
    <w:rsid w:val="007C3998"/>
    <w:rsid w:val="007C39D5"/>
    <w:rsid w:val="007C4163"/>
    <w:rsid w:val="007C4C85"/>
    <w:rsid w:val="007C7593"/>
    <w:rsid w:val="007D04AA"/>
    <w:rsid w:val="007D0922"/>
    <w:rsid w:val="007D0D30"/>
    <w:rsid w:val="007D0D6F"/>
    <w:rsid w:val="007D0E79"/>
    <w:rsid w:val="007D17C4"/>
    <w:rsid w:val="007D1E33"/>
    <w:rsid w:val="007D272F"/>
    <w:rsid w:val="007D2AAC"/>
    <w:rsid w:val="007D2F77"/>
    <w:rsid w:val="007D31FF"/>
    <w:rsid w:val="007D41F3"/>
    <w:rsid w:val="007D4492"/>
    <w:rsid w:val="007D45A4"/>
    <w:rsid w:val="007D5A78"/>
    <w:rsid w:val="007D5D21"/>
    <w:rsid w:val="007D5F76"/>
    <w:rsid w:val="007D6159"/>
    <w:rsid w:val="007D6648"/>
    <w:rsid w:val="007D7E39"/>
    <w:rsid w:val="007E00A2"/>
    <w:rsid w:val="007E00A8"/>
    <w:rsid w:val="007E0337"/>
    <w:rsid w:val="007E0A71"/>
    <w:rsid w:val="007E0D02"/>
    <w:rsid w:val="007E2385"/>
    <w:rsid w:val="007E5BC9"/>
    <w:rsid w:val="007E5ECF"/>
    <w:rsid w:val="007E6263"/>
    <w:rsid w:val="007F0329"/>
    <w:rsid w:val="007F06B4"/>
    <w:rsid w:val="007F0804"/>
    <w:rsid w:val="007F13D8"/>
    <w:rsid w:val="007F1F35"/>
    <w:rsid w:val="007F2277"/>
    <w:rsid w:val="007F2685"/>
    <w:rsid w:val="007F2FDC"/>
    <w:rsid w:val="007F4DAB"/>
    <w:rsid w:val="007F590C"/>
    <w:rsid w:val="008009FB"/>
    <w:rsid w:val="008029E0"/>
    <w:rsid w:val="00803841"/>
    <w:rsid w:val="00803B30"/>
    <w:rsid w:val="00804391"/>
    <w:rsid w:val="00804E1B"/>
    <w:rsid w:val="00806551"/>
    <w:rsid w:val="00806CEA"/>
    <w:rsid w:val="008078AD"/>
    <w:rsid w:val="00807D7D"/>
    <w:rsid w:val="00807E0B"/>
    <w:rsid w:val="00810AC8"/>
    <w:rsid w:val="0081169A"/>
    <w:rsid w:val="008123B7"/>
    <w:rsid w:val="00812E07"/>
    <w:rsid w:val="00813B8D"/>
    <w:rsid w:val="00813CAA"/>
    <w:rsid w:val="008147BE"/>
    <w:rsid w:val="00814AAC"/>
    <w:rsid w:val="00814E5C"/>
    <w:rsid w:val="00815596"/>
    <w:rsid w:val="00815AA1"/>
    <w:rsid w:val="00815EC4"/>
    <w:rsid w:val="00817680"/>
    <w:rsid w:val="0082056A"/>
    <w:rsid w:val="0082108E"/>
    <w:rsid w:val="00821132"/>
    <w:rsid w:val="0082139F"/>
    <w:rsid w:val="00821705"/>
    <w:rsid w:val="00822564"/>
    <w:rsid w:val="00822664"/>
    <w:rsid w:val="00822CB8"/>
    <w:rsid w:val="008244ED"/>
    <w:rsid w:val="008247F5"/>
    <w:rsid w:val="00825622"/>
    <w:rsid w:val="00825AFD"/>
    <w:rsid w:val="0082676A"/>
    <w:rsid w:val="00826E63"/>
    <w:rsid w:val="00827436"/>
    <w:rsid w:val="0082744E"/>
    <w:rsid w:val="00827C8D"/>
    <w:rsid w:val="00830EBC"/>
    <w:rsid w:val="008321B2"/>
    <w:rsid w:val="00832C50"/>
    <w:rsid w:val="00833404"/>
    <w:rsid w:val="0083357E"/>
    <w:rsid w:val="00833605"/>
    <w:rsid w:val="00833EBB"/>
    <w:rsid w:val="00834087"/>
    <w:rsid w:val="00834B46"/>
    <w:rsid w:val="00835EA9"/>
    <w:rsid w:val="00836443"/>
    <w:rsid w:val="00836C34"/>
    <w:rsid w:val="008372F5"/>
    <w:rsid w:val="00840B9D"/>
    <w:rsid w:val="00841201"/>
    <w:rsid w:val="00842134"/>
    <w:rsid w:val="00842AC8"/>
    <w:rsid w:val="00842E0D"/>
    <w:rsid w:val="00842EC1"/>
    <w:rsid w:val="00844B3E"/>
    <w:rsid w:val="0084547D"/>
    <w:rsid w:val="008460BF"/>
    <w:rsid w:val="008463F5"/>
    <w:rsid w:val="00846BEF"/>
    <w:rsid w:val="00846F0C"/>
    <w:rsid w:val="0085003A"/>
    <w:rsid w:val="008500BE"/>
    <w:rsid w:val="00852B1A"/>
    <w:rsid w:val="00852F60"/>
    <w:rsid w:val="008533E5"/>
    <w:rsid w:val="0085357A"/>
    <w:rsid w:val="0085551B"/>
    <w:rsid w:val="00855875"/>
    <w:rsid w:val="00855B3D"/>
    <w:rsid w:val="00856078"/>
    <w:rsid w:val="00857AFC"/>
    <w:rsid w:val="00860789"/>
    <w:rsid w:val="00861789"/>
    <w:rsid w:val="0086297C"/>
    <w:rsid w:val="008637E9"/>
    <w:rsid w:val="00863D22"/>
    <w:rsid w:val="00863F13"/>
    <w:rsid w:val="00864D71"/>
    <w:rsid w:val="00865D47"/>
    <w:rsid w:val="00865E5F"/>
    <w:rsid w:val="00866A2C"/>
    <w:rsid w:val="00870369"/>
    <w:rsid w:val="00871B8A"/>
    <w:rsid w:val="00871CBF"/>
    <w:rsid w:val="00872119"/>
    <w:rsid w:val="00872AA5"/>
    <w:rsid w:val="008730D8"/>
    <w:rsid w:val="008747B8"/>
    <w:rsid w:val="00874C13"/>
    <w:rsid w:val="0087559F"/>
    <w:rsid w:val="008760F0"/>
    <w:rsid w:val="00876471"/>
    <w:rsid w:val="00876D91"/>
    <w:rsid w:val="00877A47"/>
    <w:rsid w:val="00877D37"/>
    <w:rsid w:val="00881547"/>
    <w:rsid w:val="00882049"/>
    <w:rsid w:val="0088213B"/>
    <w:rsid w:val="00882E07"/>
    <w:rsid w:val="008830DE"/>
    <w:rsid w:val="0088362E"/>
    <w:rsid w:val="00883A7E"/>
    <w:rsid w:val="00883C3B"/>
    <w:rsid w:val="0088422B"/>
    <w:rsid w:val="00884245"/>
    <w:rsid w:val="008848EA"/>
    <w:rsid w:val="00884FBC"/>
    <w:rsid w:val="00886B73"/>
    <w:rsid w:val="00887084"/>
    <w:rsid w:val="00887A9A"/>
    <w:rsid w:val="00887C6C"/>
    <w:rsid w:val="00887C85"/>
    <w:rsid w:val="0089071F"/>
    <w:rsid w:val="00891622"/>
    <w:rsid w:val="00891AEE"/>
    <w:rsid w:val="00891C7D"/>
    <w:rsid w:val="00892EEF"/>
    <w:rsid w:val="00892FB1"/>
    <w:rsid w:val="00893313"/>
    <w:rsid w:val="008937C7"/>
    <w:rsid w:val="00894247"/>
    <w:rsid w:val="00894298"/>
    <w:rsid w:val="008948B1"/>
    <w:rsid w:val="00894E3A"/>
    <w:rsid w:val="008958BD"/>
    <w:rsid w:val="008960EA"/>
    <w:rsid w:val="0089646D"/>
    <w:rsid w:val="008966B0"/>
    <w:rsid w:val="00897B03"/>
    <w:rsid w:val="008A05A2"/>
    <w:rsid w:val="008A0601"/>
    <w:rsid w:val="008A3611"/>
    <w:rsid w:val="008A455F"/>
    <w:rsid w:val="008A505A"/>
    <w:rsid w:val="008A5B20"/>
    <w:rsid w:val="008A5BF3"/>
    <w:rsid w:val="008A612C"/>
    <w:rsid w:val="008A6CB6"/>
    <w:rsid w:val="008A7730"/>
    <w:rsid w:val="008A77A4"/>
    <w:rsid w:val="008B0262"/>
    <w:rsid w:val="008B224D"/>
    <w:rsid w:val="008B293D"/>
    <w:rsid w:val="008B34F4"/>
    <w:rsid w:val="008B3797"/>
    <w:rsid w:val="008B4444"/>
    <w:rsid w:val="008B59C8"/>
    <w:rsid w:val="008B5C5A"/>
    <w:rsid w:val="008B6343"/>
    <w:rsid w:val="008B7F2A"/>
    <w:rsid w:val="008C05BE"/>
    <w:rsid w:val="008C1792"/>
    <w:rsid w:val="008C1B6A"/>
    <w:rsid w:val="008C1DA1"/>
    <w:rsid w:val="008C2747"/>
    <w:rsid w:val="008C4E26"/>
    <w:rsid w:val="008C54E5"/>
    <w:rsid w:val="008C64F9"/>
    <w:rsid w:val="008C71FF"/>
    <w:rsid w:val="008D0659"/>
    <w:rsid w:val="008D27FB"/>
    <w:rsid w:val="008D31C0"/>
    <w:rsid w:val="008D3B1D"/>
    <w:rsid w:val="008D4475"/>
    <w:rsid w:val="008D5AC8"/>
    <w:rsid w:val="008D5E6B"/>
    <w:rsid w:val="008D5EA0"/>
    <w:rsid w:val="008D5F96"/>
    <w:rsid w:val="008D62B4"/>
    <w:rsid w:val="008D6806"/>
    <w:rsid w:val="008E0B78"/>
    <w:rsid w:val="008E0D5A"/>
    <w:rsid w:val="008E120E"/>
    <w:rsid w:val="008E1557"/>
    <w:rsid w:val="008E32B2"/>
    <w:rsid w:val="008E36BF"/>
    <w:rsid w:val="008E3765"/>
    <w:rsid w:val="008E41C0"/>
    <w:rsid w:val="008F0424"/>
    <w:rsid w:val="008F1C6F"/>
    <w:rsid w:val="008F205D"/>
    <w:rsid w:val="008F2974"/>
    <w:rsid w:val="008F30D4"/>
    <w:rsid w:val="008F5B1F"/>
    <w:rsid w:val="008F60F0"/>
    <w:rsid w:val="008F76DD"/>
    <w:rsid w:val="008F7EDE"/>
    <w:rsid w:val="00900F74"/>
    <w:rsid w:val="00902925"/>
    <w:rsid w:val="00902997"/>
    <w:rsid w:val="00902DD4"/>
    <w:rsid w:val="00903365"/>
    <w:rsid w:val="00903876"/>
    <w:rsid w:val="00903AA4"/>
    <w:rsid w:val="00904113"/>
    <w:rsid w:val="00904B09"/>
    <w:rsid w:val="00905EDB"/>
    <w:rsid w:val="0090619E"/>
    <w:rsid w:val="0090695A"/>
    <w:rsid w:val="00907446"/>
    <w:rsid w:val="00912225"/>
    <w:rsid w:val="0091255B"/>
    <w:rsid w:val="00912B1B"/>
    <w:rsid w:val="00913352"/>
    <w:rsid w:val="0091356B"/>
    <w:rsid w:val="0091388F"/>
    <w:rsid w:val="009140C3"/>
    <w:rsid w:val="009147D3"/>
    <w:rsid w:val="00914BB3"/>
    <w:rsid w:val="00914E32"/>
    <w:rsid w:val="00914FD3"/>
    <w:rsid w:val="00915A08"/>
    <w:rsid w:val="00915DCE"/>
    <w:rsid w:val="00916610"/>
    <w:rsid w:val="009172FC"/>
    <w:rsid w:val="009202DE"/>
    <w:rsid w:val="00920D55"/>
    <w:rsid w:val="009219DC"/>
    <w:rsid w:val="00923489"/>
    <w:rsid w:val="00924493"/>
    <w:rsid w:val="00925A0E"/>
    <w:rsid w:val="00925D7C"/>
    <w:rsid w:val="00926F60"/>
    <w:rsid w:val="009273D4"/>
    <w:rsid w:val="009279B5"/>
    <w:rsid w:val="00930798"/>
    <w:rsid w:val="00930A4E"/>
    <w:rsid w:val="00931578"/>
    <w:rsid w:val="009316BE"/>
    <w:rsid w:val="009316F8"/>
    <w:rsid w:val="00931947"/>
    <w:rsid w:val="009345E4"/>
    <w:rsid w:val="00934C2C"/>
    <w:rsid w:val="0093503A"/>
    <w:rsid w:val="0093575D"/>
    <w:rsid w:val="00935E9A"/>
    <w:rsid w:val="0093673A"/>
    <w:rsid w:val="00936CDB"/>
    <w:rsid w:val="009374F3"/>
    <w:rsid w:val="00942532"/>
    <w:rsid w:val="009431F7"/>
    <w:rsid w:val="00943DF7"/>
    <w:rsid w:val="00944BB3"/>
    <w:rsid w:val="00945F3A"/>
    <w:rsid w:val="00947342"/>
    <w:rsid w:val="009474C9"/>
    <w:rsid w:val="009475FC"/>
    <w:rsid w:val="009478F3"/>
    <w:rsid w:val="009506CA"/>
    <w:rsid w:val="00951229"/>
    <w:rsid w:val="00951DF2"/>
    <w:rsid w:val="00953BB4"/>
    <w:rsid w:val="009548A9"/>
    <w:rsid w:val="00954BC1"/>
    <w:rsid w:val="00954F1E"/>
    <w:rsid w:val="0095510A"/>
    <w:rsid w:val="00955A22"/>
    <w:rsid w:val="009561BE"/>
    <w:rsid w:val="009566D2"/>
    <w:rsid w:val="00956C6B"/>
    <w:rsid w:val="00956E3A"/>
    <w:rsid w:val="0095738E"/>
    <w:rsid w:val="00957A87"/>
    <w:rsid w:val="00960F12"/>
    <w:rsid w:val="00961888"/>
    <w:rsid w:val="009623ED"/>
    <w:rsid w:val="00962B09"/>
    <w:rsid w:val="00962EDB"/>
    <w:rsid w:val="00963718"/>
    <w:rsid w:val="00963C74"/>
    <w:rsid w:val="00964367"/>
    <w:rsid w:val="00964EC0"/>
    <w:rsid w:val="00965240"/>
    <w:rsid w:val="00965CF5"/>
    <w:rsid w:val="0096671B"/>
    <w:rsid w:val="00966B42"/>
    <w:rsid w:val="009674DB"/>
    <w:rsid w:val="009677C9"/>
    <w:rsid w:val="00967CE7"/>
    <w:rsid w:val="0097029B"/>
    <w:rsid w:val="00970571"/>
    <w:rsid w:val="009705F7"/>
    <w:rsid w:val="00972390"/>
    <w:rsid w:val="009726E9"/>
    <w:rsid w:val="00972DB1"/>
    <w:rsid w:val="00973795"/>
    <w:rsid w:val="00973E0B"/>
    <w:rsid w:val="00974063"/>
    <w:rsid w:val="0097409C"/>
    <w:rsid w:val="0097466C"/>
    <w:rsid w:val="00974932"/>
    <w:rsid w:val="00974FC2"/>
    <w:rsid w:val="009753BA"/>
    <w:rsid w:val="0097564F"/>
    <w:rsid w:val="009756F7"/>
    <w:rsid w:val="00975716"/>
    <w:rsid w:val="009759E6"/>
    <w:rsid w:val="009771B0"/>
    <w:rsid w:val="0097788A"/>
    <w:rsid w:val="0098052F"/>
    <w:rsid w:val="00981753"/>
    <w:rsid w:val="00981AC1"/>
    <w:rsid w:val="009836E9"/>
    <w:rsid w:val="0098458A"/>
    <w:rsid w:val="00985ADA"/>
    <w:rsid w:val="009870E5"/>
    <w:rsid w:val="00990B58"/>
    <w:rsid w:val="00990D9E"/>
    <w:rsid w:val="009910A2"/>
    <w:rsid w:val="009927B1"/>
    <w:rsid w:val="00993A46"/>
    <w:rsid w:val="00994371"/>
    <w:rsid w:val="009948CF"/>
    <w:rsid w:val="0099499C"/>
    <w:rsid w:val="00994D24"/>
    <w:rsid w:val="00995487"/>
    <w:rsid w:val="009960D3"/>
    <w:rsid w:val="009960E4"/>
    <w:rsid w:val="00996826"/>
    <w:rsid w:val="009968E0"/>
    <w:rsid w:val="0099752F"/>
    <w:rsid w:val="00997E9A"/>
    <w:rsid w:val="00997F35"/>
    <w:rsid w:val="009A03EA"/>
    <w:rsid w:val="009A0F19"/>
    <w:rsid w:val="009A13DF"/>
    <w:rsid w:val="009A13E9"/>
    <w:rsid w:val="009A13F0"/>
    <w:rsid w:val="009A1484"/>
    <w:rsid w:val="009A1970"/>
    <w:rsid w:val="009A25AA"/>
    <w:rsid w:val="009A3A19"/>
    <w:rsid w:val="009A41DB"/>
    <w:rsid w:val="009A6156"/>
    <w:rsid w:val="009A6C04"/>
    <w:rsid w:val="009A6EC5"/>
    <w:rsid w:val="009A75EA"/>
    <w:rsid w:val="009B00B4"/>
    <w:rsid w:val="009B0BCB"/>
    <w:rsid w:val="009B104F"/>
    <w:rsid w:val="009B24FE"/>
    <w:rsid w:val="009B33CC"/>
    <w:rsid w:val="009B396E"/>
    <w:rsid w:val="009B4379"/>
    <w:rsid w:val="009B5040"/>
    <w:rsid w:val="009B532A"/>
    <w:rsid w:val="009B5AED"/>
    <w:rsid w:val="009B5FDC"/>
    <w:rsid w:val="009B640C"/>
    <w:rsid w:val="009B6D28"/>
    <w:rsid w:val="009B74DD"/>
    <w:rsid w:val="009B761F"/>
    <w:rsid w:val="009B7ACC"/>
    <w:rsid w:val="009C01EC"/>
    <w:rsid w:val="009C0291"/>
    <w:rsid w:val="009C083F"/>
    <w:rsid w:val="009C0911"/>
    <w:rsid w:val="009C1C99"/>
    <w:rsid w:val="009C31EF"/>
    <w:rsid w:val="009C32C0"/>
    <w:rsid w:val="009C338F"/>
    <w:rsid w:val="009C3B6B"/>
    <w:rsid w:val="009C3ECF"/>
    <w:rsid w:val="009C3FF7"/>
    <w:rsid w:val="009C4F07"/>
    <w:rsid w:val="009C4FE3"/>
    <w:rsid w:val="009C5495"/>
    <w:rsid w:val="009C6CF5"/>
    <w:rsid w:val="009C6E45"/>
    <w:rsid w:val="009C772A"/>
    <w:rsid w:val="009D0322"/>
    <w:rsid w:val="009D1081"/>
    <w:rsid w:val="009D1267"/>
    <w:rsid w:val="009D2374"/>
    <w:rsid w:val="009D248F"/>
    <w:rsid w:val="009D2B60"/>
    <w:rsid w:val="009D2F1B"/>
    <w:rsid w:val="009D4206"/>
    <w:rsid w:val="009D48EB"/>
    <w:rsid w:val="009D4B06"/>
    <w:rsid w:val="009D56BB"/>
    <w:rsid w:val="009D653A"/>
    <w:rsid w:val="009D6969"/>
    <w:rsid w:val="009D6A99"/>
    <w:rsid w:val="009D796A"/>
    <w:rsid w:val="009D7E35"/>
    <w:rsid w:val="009E0189"/>
    <w:rsid w:val="009E0ABB"/>
    <w:rsid w:val="009E0CCF"/>
    <w:rsid w:val="009E1024"/>
    <w:rsid w:val="009E1A10"/>
    <w:rsid w:val="009E2A40"/>
    <w:rsid w:val="009E324E"/>
    <w:rsid w:val="009E32CE"/>
    <w:rsid w:val="009E360A"/>
    <w:rsid w:val="009E36D9"/>
    <w:rsid w:val="009E42AF"/>
    <w:rsid w:val="009E571D"/>
    <w:rsid w:val="009E5BBB"/>
    <w:rsid w:val="009E63FA"/>
    <w:rsid w:val="009E6614"/>
    <w:rsid w:val="009E6BC3"/>
    <w:rsid w:val="009E6C3C"/>
    <w:rsid w:val="009E6D05"/>
    <w:rsid w:val="009F357F"/>
    <w:rsid w:val="009F455F"/>
    <w:rsid w:val="009F483B"/>
    <w:rsid w:val="009F48C9"/>
    <w:rsid w:val="009F51A0"/>
    <w:rsid w:val="009F51C9"/>
    <w:rsid w:val="009F5928"/>
    <w:rsid w:val="009F5F19"/>
    <w:rsid w:val="009F713A"/>
    <w:rsid w:val="00A0077E"/>
    <w:rsid w:val="00A01590"/>
    <w:rsid w:val="00A029C6"/>
    <w:rsid w:val="00A02CF7"/>
    <w:rsid w:val="00A03BDB"/>
    <w:rsid w:val="00A03C41"/>
    <w:rsid w:val="00A03FA6"/>
    <w:rsid w:val="00A0411D"/>
    <w:rsid w:val="00A04A33"/>
    <w:rsid w:val="00A05512"/>
    <w:rsid w:val="00A0562E"/>
    <w:rsid w:val="00A05A01"/>
    <w:rsid w:val="00A05B9D"/>
    <w:rsid w:val="00A05F58"/>
    <w:rsid w:val="00A06E72"/>
    <w:rsid w:val="00A07223"/>
    <w:rsid w:val="00A10260"/>
    <w:rsid w:val="00A103B6"/>
    <w:rsid w:val="00A11438"/>
    <w:rsid w:val="00A11881"/>
    <w:rsid w:val="00A11941"/>
    <w:rsid w:val="00A1369D"/>
    <w:rsid w:val="00A1458A"/>
    <w:rsid w:val="00A148B4"/>
    <w:rsid w:val="00A14AC2"/>
    <w:rsid w:val="00A1540B"/>
    <w:rsid w:val="00A158A1"/>
    <w:rsid w:val="00A15928"/>
    <w:rsid w:val="00A16E6C"/>
    <w:rsid w:val="00A21349"/>
    <w:rsid w:val="00A219AF"/>
    <w:rsid w:val="00A22530"/>
    <w:rsid w:val="00A22536"/>
    <w:rsid w:val="00A23E77"/>
    <w:rsid w:val="00A24195"/>
    <w:rsid w:val="00A2432C"/>
    <w:rsid w:val="00A24845"/>
    <w:rsid w:val="00A268AD"/>
    <w:rsid w:val="00A26C58"/>
    <w:rsid w:val="00A27131"/>
    <w:rsid w:val="00A272C4"/>
    <w:rsid w:val="00A27802"/>
    <w:rsid w:val="00A301F0"/>
    <w:rsid w:val="00A30A8C"/>
    <w:rsid w:val="00A313F9"/>
    <w:rsid w:val="00A32168"/>
    <w:rsid w:val="00A3373A"/>
    <w:rsid w:val="00A3434C"/>
    <w:rsid w:val="00A3472A"/>
    <w:rsid w:val="00A36DC0"/>
    <w:rsid w:val="00A37466"/>
    <w:rsid w:val="00A37659"/>
    <w:rsid w:val="00A37FB8"/>
    <w:rsid w:val="00A40336"/>
    <w:rsid w:val="00A409E9"/>
    <w:rsid w:val="00A4156F"/>
    <w:rsid w:val="00A41E45"/>
    <w:rsid w:val="00A420A5"/>
    <w:rsid w:val="00A42D54"/>
    <w:rsid w:val="00A44436"/>
    <w:rsid w:val="00A45897"/>
    <w:rsid w:val="00A45A15"/>
    <w:rsid w:val="00A45AD5"/>
    <w:rsid w:val="00A45DBA"/>
    <w:rsid w:val="00A47527"/>
    <w:rsid w:val="00A47850"/>
    <w:rsid w:val="00A47B14"/>
    <w:rsid w:val="00A47F8D"/>
    <w:rsid w:val="00A5084E"/>
    <w:rsid w:val="00A50E36"/>
    <w:rsid w:val="00A51053"/>
    <w:rsid w:val="00A51C9C"/>
    <w:rsid w:val="00A51CC4"/>
    <w:rsid w:val="00A52A0E"/>
    <w:rsid w:val="00A54030"/>
    <w:rsid w:val="00A5406F"/>
    <w:rsid w:val="00A55277"/>
    <w:rsid w:val="00A55525"/>
    <w:rsid w:val="00A55C43"/>
    <w:rsid w:val="00A55CA5"/>
    <w:rsid w:val="00A564E2"/>
    <w:rsid w:val="00A56BFB"/>
    <w:rsid w:val="00A56D68"/>
    <w:rsid w:val="00A57111"/>
    <w:rsid w:val="00A6211C"/>
    <w:rsid w:val="00A63A52"/>
    <w:rsid w:val="00A6575A"/>
    <w:rsid w:val="00A66041"/>
    <w:rsid w:val="00A66319"/>
    <w:rsid w:val="00A66519"/>
    <w:rsid w:val="00A67BB8"/>
    <w:rsid w:val="00A706F6"/>
    <w:rsid w:val="00A71C1F"/>
    <w:rsid w:val="00A71E46"/>
    <w:rsid w:val="00A73910"/>
    <w:rsid w:val="00A75886"/>
    <w:rsid w:val="00A75EF3"/>
    <w:rsid w:val="00A763D2"/>
    <w:rsid w:val="00A77B8F"/>
    <w:rsid w:val="00A77CF7"/>
    <w:rsid w:val="00A8027A"/>
    <w:rsid w:val="00A81AEA"/>
    <w:rsid w:val="00A81C1D"/>
    <w:rsid w:val="00A82023"/>
    <w:rsid w:val="00A820E4"/>
    <w:rsid w:val="00A8270C"/>
    <w:rsid w:val="00A82BC9"/>
    <w:rsid w:val="00A82F40"/>
    <w:rsid w:val="00A83269"/>
    <w:rsid w:val="00A84269"/>
    <w:rsid w:val="00A84536"/>
    <w:rsid w:val="00A84B1C"/>
    <w:rsid w:val="00A85304"/>
    <w:rsid w:val="00A87003"/>
    <w:rsid w:val="00A901EE"/>
    <w:rsid w:val="00A907C1"/>
    <w:rsid w:val="00A90904"/>
    <w:rsid w:val="00A91092"/>
    <w:rsid w:val="00A911C4"/>
    <w:rsid w:val="00A9147A"/>
    <w:rsid w:val="00A9158B"/>
    <w:rsid w:val="00A91AE6"/>
    <w:rsid w:val="00A91CBE"/>
    <w:rsid w:val="00A926BC"/>
    <w:rsid w:val="00A92F39"/>
    <w:rsid w:val="00A93F9C"/>
    <w:rsid w:val="00A943A0"/>
    <w:rsid w:val="00A948A1"/>
    <w:rsid w:val="00A94A81"/>
    <w:rsid w:val="00A957A0"/>
    <w:rsid w:val="00A95C67"/>
    <w:rsid w:val="00A96091"/>
    <w:rsid w:val="00A96FB7"/>
    <w:rsid w:val="00A9738F"/>
    <w:rsid w:val="00A97753"/>
    <w:rsid w:val="00AA01CF"/>
    <w:rsid w:val="00AA091C"/>
    <w:rsid w:val="00AA1D6C"/>
    <w:rsid w:val="00AA27CD"/>
    <w:rsid w:val="00AA4272"/>
    <w:rsid w:val="00AA4ACC"/>
    <w:rsid w:val="00AA4BC6"/>
    <w:rsid w:val="00AA604A"/>
    <w:rsid w:val="00AA661C"/>
    <w:rsid w:val="00AA6781"/>
    <w:rsid w:val="00AA7B02"/>
    <w:rsid w:val="00AA7B33"/>
    <w:rsid w:val="00AB04B6"/>
    <w:rsid w:val="00AB0916"/>
    <w:rsid w:val="00AB1A08"/>
    <w:rsid w:val="00AB21C1"/>
    <w:rsid w:val="00AB2BD1"/>
    <w:rsid w:val="00AB3296"/>
    <w:rsid w:val="00AB32A1"/>
    <w:rsid w:val="00AB38FE"/>
    <w:rsid w:val="00AB3973"/>
    <w:rsid w:val="00AB3EF1"/>
    <w:rsid w:val="00AB4282"/>
    <w:rsid w:val="00AB46EA"/>
    <w:rsid w:val="00AB4A77"/>
    <w:rsid w:val="00AB5538"/>
    <w:rsid w:val="00AB5A66"/>
    <w:rsid w:val="00AB682B"/>
    <w:rsid w:val="00AB77E0"/>
    <w:rsid w:val="00AB789F"/>
    <w:rsid w:val="00AB7994"/>
    <w:rsid w:val="00AC075E"/>
    <w:rsid w:val="00AC2CDA"/>
    <w:rsid w:val="00AC3AB8"/>
    <w:rsid w:val="00AC3BCC"/>
    <w:rsid w:val="00AC3DE9"/>
    <w:rsid w:val="00AC40FC"/>
    <w:rsid w:val="00AC4420"/>
    <w:rsid w:val="00AC49A5"/>
    <w:rsid w:val="00AC5404"/>
    <w:rsid w:val="00AC5816"/>
    <w:rsid w:val="00AC66B4"/>
    <w:rsid w:val="00AC6D50"/>
    <w:rsid w:val="00AC7231"/>
    <w:rsid w:val="00AC7CE4"/>
    <w:rsid w:val="00AD011A"/>
    <w:rsid w:val="00AD06AC"/>
    <w:rsid w:val="00AD09C3"/>
    <w:rsid w:val="00AD1A06"/>
    <w:rsid w:val="00AD36B6"/>
    <w:rsid w:val="00AD4282"/>
    <w:rsid w:val="00AD54AD"/>
    <w:rsid w:val="00AD601E"/>
    <w:rsid w:val="00AD607C"/>
    <w:rsid w:val="00AD62C6"/>
    <w:rsid w:val="00AE0CB8"/>
    <w:rsid w:val="00AE1696"/>
    <w:rsid w:val="00AE2DD2"/>
    <w:rsid w:val="00AE2FD5"/>
    <w:rsid w:val="00AE302C"/>
    <w:rsid w:val="00AE39D1"/>
    <w:rsid w:val="00AE4048"/>
    <w:rsid w:val="00AE46A3"/>
    <w:rsid w:val="00AE4712"/>
    <w:rsid w:val="00AE5240"/>
    <w:rsid w:val="00AE56D6"/>
    <w:rsid w:val="00AE5D02"/>
    <w:rsid w:val="00AE5FEC"/>
    <w:rsid w:val="00AE705F"/>
    <w:rsid w:val="00AE73B1"/>
    <w:rsid w:val="00AE7A72"/>
    <w:rsid w:val="00AE7F7C"/>
    <w:rsid w:val="00AF08B4"/>
    <w:rsid w:val="00AF0CFD"/>
    <w:rsid w:val="00AF0FB1"/>
    <w:rsid w:val="00AF16B0"/>
    <w:rsid w:val="00AF20C4"/>
    <w:rsid w:val="00AF31C6"/>
    <w:rsid w:val="00AF37B2"/>
    <w:rsid w:val="00AF3AA3"/>
    <w:rsid w:val="00AF3D77"/>
    <w:rsid w:val="00AF40DD"/>
    <w:rsid w:val="00AF441C"/>
    <w:rsid w:val="00AF475C"/>
    <w:rsid w:val="00AF5E12"/>
    <w:rsid w:val="00AF5ED1"/>
    <w:rsid w:val="00AF7B4F"/>
    <w:rsid w:val="00B008EB"/>
    <w:rsid w:val="00B00F11"/>
    <w:rsid w:val="00B01207"/>
    <w:rsid w:val="00B014BD"/>
    <w:rsid w:val="00B01BC7"/>
    <w:rsid w:val="00B021ED"/>
    <w:rsid w:val="00B03298"/>
    <w:rsid w:val="00B03563"/>
    <w:rsid w:val="00B04187"/>
    <w:rsid w:val="00B0446A"/>
    <w:rsid w:val="00B05396"/>
    <w:rsid w:val="00B05D0A"/>
    <w:rsid w:val="00B060B5"/>
    <w:rsid w:val="00B06147"/>
    <w:rsid w:val="00B06F14"/>
    <w:rsid w:val="00B07538"/>
    <w:rsid w:val="00B07A0B"/>
    <w:rsid w:val="00B07BA0"/>
    <w:rsid w:val="00B105CE"/>
    <w:rsid w:val="00B117B3"/>
    <w:rsid w:val="00B11823"/>
    <w:rsid w:val="00B13ABD"/>
    <w:rsid w:val="00B13C1A"/>
    <w:rsid w:val="00B13CD1"/>
    <w:rsid w:val="00B14ED2"/>
    <w:rsid w:val="00B15FD5"/>
    <w:rsid w:val="00B16137"/>
    <w:rsid w:val="00B17386"/>
    <w:rsid w:val="00B17859"/>
    <w:rsid w:val="00B20074"/>
    <w:rsid w:val="00B20AEC"/>
    <w:rsid w:val="00B210E9"/>
    <w:rsid w:val="00B21627"/>
    <w:rsid w:val="00B22A6C"/>
    <w:rsid w:val="00B24457"/>
    <w:rsid w:val="00B24605"/>
    <w:rsid w:val="00B24671"/>
    <w:rsid w:val="00B31171"/>
    <w:rsid w:val="00B31745"/>
    <w:rsid w:val="00B321D4"/>
    <w:rsid w:val="00B33443"/>
    <w:rsid w:val="00B346CF"/>
    <w:rsid w:val="00B36C6F"/>
    <w:rsid w:val="00B36D25"/>
    <w:rsid w:val="00B3718E"/>
    <w:rsid w:val="00B37B78"/>
    <w:rsid w:val="00B40547"/>
    <w:rsid w:val="00B40F5F"/>
    <w:rsid w:val="00B429A1"/>
    <w:rsid w:val="00B434A1"/>
    <w:rsid w:val="00B43D7F"/>
    <w:rsid w:val="00B43E6C"/>
    <w:rsid w:val="00B451F9"/>
    <w:rsid w:val="00B459A3"/>
    <w:rsid w:val="00B45F02"/>
    <w:rsid w:val="00B460A5"/>
    <w:rsid w:val="00B47804"/>
    <w:rsid w:val="00B47E1C"/>
    <w:rsid w:val="00B50213"/>
    <w:rsid w:val="00B503B7"/>
    <w:rsid w:val="00B50D15"/>
    <w:rsid w:val="00B51789"/>
    <w:rsid w:val="00B51F4D"/>
    <w:rsid w:val="00B53CC2"/>
    <w:rsid w:val="00B540A2"/>
    <w:rsid w:val="00B54AE0"/>
    <w:rsid w:val="00B555AF"/>
    <w:rsid w:val="00B558BC"/>
    <w:rsid w:val="00B56E0E"/>
    <w:rsid w:val="00B577C8"/>
    <w:rsid w:val="00B57A5F"/>
    <w:rsid w:val="00B6022E"/>
    <w:rsid w:val="00B641A3"/>
    <w:rsid w:val="00B64C4B"/>
    <w:rsid w:val="00B65046"/>
    <w:rsid w:val="00B65C68"/>
    <w:rsid w:val="00B65E5D"/>
    <w:rsid w:val="00B66990"/>
    <w:rsid w:val="00B66A50"/>
    <w:rsid w:val="00B67285"/>
    <w:rsid w:val="00B67E02"/>
    <w:rsid w:val="00B70283"/>
    <w:rsid w:val="00B7117D"/>
    <w:rsid w:val="00B714B4"/>
    <w:rsid w:val="00B71D13"/>
    <w:rsid w:val="00B724A2"/>
    <w:rsid w:val="00B72C8B"/>
    <w:rsid w:val="00B72E83"/>
    <w:rsid w:val="00B72EA3"/>
    <w:rsid w:val="00B7350C"/>
    <w:rsid w:val="00B738AC"/>
    <w:rsid w:val="00B73AE4"/>
    <w:rsid w:val="00B73AFA"/>
    <w:rsid w:val="00B73D33"/>
    <w:rsid w:val="00B73E94"/>
    <w:rsid w:val="00B73F89"/>
    <w:rsid w:val="00B74B3B"/>
    <w:rsid w:val="00B75E56"/>
    <w:rsid w:val="00B7664A"/>
    <w:rsid w:val="00B8082E"/>
    <w:rsid w:val="00B8169D"/>
    <w:rsid w:val="00B81A33"/>
    <w:rsid w:val="00B822ED"/>
    <w:rsid w:val="00B82FF1"/>
    <w:rsid w:val="00B83608"/>
    <w:rsid w:val="00B8361A"/>
    <w:rsid w:val="00B84694"/>
    <w:rsid w:val="00B85062"/>
    <w:rsid w:val="00B85146"/>
    <w:rsid w:val="00B8543C"/>
    <w:rsid w:val="00B8614B"/>
    <w:rsid w:val="00B86330"/>
    <w:rsid w:val="00B870E8"/>
    <w:rsid w:val="00B87199"/>
    <w:rsid w:val="00B875B8"/>
    <w:rsid w:val="00B87FEF"/>
    <w:rsid w:val="00B9010B"/>
    <w:rsid w:val="00B9267E"/>
    <w:rsid w:val="00B9286D"/>
    <w:rsid w:val="00B94A5E"/>
    <w:rsid w:val="00B94CF4"/>
    <w:rsid w:val="00B95C1C"/>
    <w:rsid w:val="00B95C9D"/>
    <w:rsid w:val="00B96446"/>
    <w:rsid w:val="00B96693"/>
    <w:rsid w:val="00B97266"/>
    <w:rsid w:val="00BA2563"/>
    <w:rsid w:val="00BA4422"/>
    <w:rsid w:val="00BA4436"/>
    <w:rsid w:val="00BA4FDB"/>
    <w:rsid w:val="00BA63DB"/>
    <w:rsid w:val="00BA65DB"/>
    <w:rsid w:val="00BA7DB3"/>
    <w:rsid w:val="00BA7E8E"/>
    <w:rsid w:val="00BB03F2"/>
    <w:rsid w:val="00BB11C8"/>
    <w:rsid w:val="00BB1E56"/>
    <w:rsid w:val="00BB43A6"/>
    <w:rsid w:val="00BB56B2"/>
    <w:rsid w:val="00BB62ED"/>
    <w:rsid w:val="00BB67AC"/>
    <w:rsid w:val="00BB6E44"/>
    <w:rsid w:val="00BB7A9D"/>
    <w:rsid w:val="00BC07CA"/>
    <w:rsid w:val="00BC1A62"/>
    <w:rsid w:val="00BC1CCB"/>
    <w:rsid w:val="00BC2A5A"/>
    <w:rsid w:val="00BC2B37"/>
    <w:rsid w:val="00BC3843"/>
    <w:rsid w:val="00BC3AAC"/>
    <w:rsid w:val="00BC46EA"/>
    <w:rsid w:val="00BC4782"/>
    <w:rsid w:val="00BC5187"/>
    <w:rsid w:val="00BC5E4F"/>
    <w:rsid w:val="00BC690E"/>
    <w:rsid w:val="00BC6CFC"/>
    <w:rsid w:val="00BC7C8C"/>
    <w:rsid w:val="00BD00F1"/>
    <w:rsid w:val="00BD05E9"/>
    <w:rsid w:val="00BD06F6"/>
    <w:rsid w:val="00BD08F3"/>
    <w:rsid w:val="00BD0AAB"/>
    <w:rsid w:val="00BD18EF"/>
    <w:rsid w:val="00BD1D2A"/>
    <w:rsid w:val="00BD23E7"/>
    <w:rsid w:val="00BD2B6F"/>
    <w:rsid w:val="00BD34D0"/>
    <w:rsid w:val="00BD3715"/>
    <w:rsid w:val="00BD3AAB"/>
    <w:rsid w:val="00BD3C63"/>
    <w:rsid w:val="00BD3CAC"/>
    <w:rsid w:val="00BD3E3C"/>
    <w:rsid w:val="00BD3F48"/>
    <w:rsid w:val="00BD3FA6"/>
    <w:rsid w:val="00BD44E6"/>
    <w:rsid w:val="00BD4788"/>
    <w:rsid w:val="00BD47D9"/>
    <w:rsid w:val="00BD58E9"/>
    <w:rsid w:val="00BD6C74"/>
    <w:rsid w:val="00BD6D77"/>
    <w:rsid w:val="00BE01B0"/>
    <w:rsid w:val="00BE1179"/>
    <w:rsid w:val="00BE1BF0"/>
    <w:rsid w:val="00BE343F"/>
    <w:rsid w:val="00BE37A9"/>
    <w:rsid w:val="00BE3E1E"/>
    <w:rsid w:val="00BE3EE0"/>
    <w:rsid w:val="00BE4C3E"/>
    <w:rsid w:val="00BE4F2B"/>
    <w:rsid w:val="00BE4F2F"/>
    <w:rsid w:val="00BE717D"/>
    <w:rsid w:val="00BE7836"/>
    <w:rsid w:val="00BF0DBC"/>
    <w:rsid w:val="00BF1578"/>
    <w:rsid w:val="00BF19EF"/>
    <w:rsid w:val="00BF1DE0"/>
    <w:rsid w:val="00BF1FA9"/>
    <w:rsid w:val="00BF26C6"/>
    <w:rsid w:val="00BF2D42"/>
    <w:rsid w:val="00BF440F"/>
    <w:rsid w:val="00BF4731"/>
    <w:rsid w:val="00BF4857"/>
    <w:rsid w:val="00BF4E8F"/>
    <w:rsid w:val="00BF587D"/>
    <w:rsid w:val="00BF690E"/>
    <w:rsid w:val="00BF7AF3"/>
    <w:rsid w:val="00BF7E70"/>
    <w:rsid w:val="00C0063C"/>
    <w:rsid w:val="00C007BB"/>
    <w:rsid w:val="00C0151D"/>
    <w:rsid w:val="00C0298B"/>
    <w:rsid w:val="00C02ADB"/>
    <w:rsid w:val="00C03B83"/>
    <w:rsid w:val="00C04AB2"/>
    <w:rsid w:val="00C0509C"/>
    <w:rsid w:val="00C05A45"/>
    <w:rsid w:val="00C05C16"/>
    <w:rsid w:val="00C0629A"/>
    <w:rsid w:val="00C071B4"/>
    <w:rsid w:val="00C075FD"/>
    <w:rsid w:val="00C07783"/>
    <w:rsid w:val="00C078D3"/>
    <w:rsid w:val="00C10BA2"/>
    <w:rsid w:val="00C1132B"/>
    <w:rsid w:val="00C113D0"/>
    <w:rsid w:val="00C11452"/>
    <w:rsid w:val="00C117B1"/>
    <w:rsid w:val="00C11921"/>
    <w:rsid w:val="00C11ED6"/>
    <w:rsid w:val="00C13E0D"/>
    <w:rsid w:val="00C16243"/>
    <w:rsid w:val="00C1667A"/>
    <w:rsid w:val="00C20A3C"/>
    <w:rsid w:val="00C2111B"/>
    <w:rsid w:val="00C21CAF"/>
    <w:rsid w:val="00C21F55"/>
    <w:rsid w:val="00C220E4"/>
    <w:rsid w:val="00C222E2"/>
    <w:rsid w:val="00C22BE2"/>
    <w:rsid w:val="00C24A31"/>
    <w:rsid w:val="00C2583E"/>
    <w:rsid w:val="00C25D00"/>
    <w:rsid w:val="00C25DCA"/>
    <w:rsid w:val="00C260A9"/>
    <w:rsid w:val="00C265D0"/>
    <w:rsid w:val="00C26FEE"/>
    <w:rsid w:val="00C27668"/>
    <w:rsid w:val="00C27D2F"/>
    <w:rsid w:val="00C3086C"/>
    <w:rsid w:val="00C31C78"/>
    <w:rsid w:val="00C32178"/>
    <w:rsid w:val="00C32F49"/>
    <w:rsid w:val="00C336B9"/>
    <w:rsid w:val="00C344F2"/>
    <w:rsid w:val="00C34CE8"/>
    <w:rsid w:val="00C35725"/>
    <w:rsid w:val="00C36421"/>
    <w:rsid w:val="00C366D4"/>
    <w:rsid w:val="00C375BD"/>
    <w:rsid w:val="00C37709"/>
    <w:rsid w:val="00C40510"/>
    <w:rsid w:val="00C40589"/>
    <w:rsid w:val="00C4091C"/>
    <w:rsid w:val="00C415E7"/>
    <w:rsid w:val="00C419B6"/>
    <w:rsid w:val="00C41E2B"/>
    <w:rsid w:val="00C41F0A"/>
    <w:rsid w:val="00C41F13"/>
    <w:rsid w:val="00C43919"/>
    <w:rsid w:val="00C43AB2"/>
    <w:rsid w:val="00C4597C"/>
    <w:rsid w:val="00C467C0"/>
    <w:rsid w:val="00C46CE9"/>
    <w:rsid w:val="00C46EAC"/>
    <w:rsid w:val="00C46EC1"/>
    <w:rsid w:val="00C47822"/>
    <w:rsid w:val="00C47956"/>
    <w:rsid w:val="00C51362"/>
    <w:rsid w:val="00C51F22"/>
    <w:rsid w:val="00C55A09"/>
    <w:rsid w:val="00C55E9E"/>
    <w:rsid w:val="00C55EE1"/>
    <w:rsid w:val="00C560D8"/>
    <w:rsid w:val="00C56460"/>
    <w:rsid w:val="00C56950"/>
    <w:rsid w:val="00C60551"/>
    <w:rsid w:val="00C605A9"/>
    <w:rsid w:val="00C60F6D"/>
    <w:rsid w:val="00C611B2"/>
    <w:rsid w:val="00C61E25"/>
    <w:rsid w:val="00C61EF6"/>
    <w:rsid w:val="00C62636"/>
    <w:rsid w:val="00C63F05"/>
    <w:rsid w:val="00C641A0"/>
    <w:rsid w:val="00C64EF0"/>
    <w:rsid w:val="00C65667"/>
    <w:rsid w:val="00C65A27"/>
    <w:rsid w:val="00C65F7D"/>
    <w:rsid w:val="00C66827"/>
    <w:rsid w:val="00C66B1C"/>
    <w:rsid w:val="00C67CCC"/>
    <w:rsid w:val="00C70607"/>
    <w:rsid w:val="00C7182F"/>
    <w:rsid w:val="00C718D9"/>
    <w:rsid w:val="00C71BF5"/>
    <w:rsid w:val="00C7208A"/>
    <w:rsid w:val="00C72586"/>
    <w:rsid w:val="00C72808"/>
    <w:rsid w:val="00C72C31"/>
    <w:rsid w:val="00C72C73"/>
    <w:rsid w:val="00C72FF6"/>
    <w:rsid w:val="00C7334B"/>
    <w:rsid w:val="00C742B0"/>
    <w:rsid w:val="00C74CCF"/>
    <w:rsid w:val="00C75BB9"/>
    <w:rsid w:val="00C76623"/>
    <w:rsid w:val="00C766FB"/>
    <w:rsid w:val="00C772D7"/>
    <w:rsid w:val="00C811D2"/>
    <w:rsid w:val="00C83995"/>
    <w:rsid w:val="00C85396"/>
    <w:rsid w:val="00C85651"/>
    <w:rsid w:val="00C86329"/>
    <w:rsid w:val="00C866E1"/>
    <w:rsid w:val="00C86B62"/>
    <w:rsid w:val="00C87625"/>
    <w:rsid w:val="00C87674"/>
    <w:rsid w:val="00C87864"/>
    <w:rsid w:val="00C879C2"/>
    <w:rsid w:val="00C906DB"/>
    <w:rsid w:val="00C91525"/>
    <w:rsid w:val="00C93920"/>
    <w:rsid w:val="00C9514C"/>
    <w:rsid w:val="00C960E4"/>
    <w:rsid w:val="00C96C86"/>
    <w:rsid w:val="00C96DAE"/>
    <w:rsid w:val="00C9726D"/>
    <w:rsid w:val="00CA0081"/>
    <w:rsid w:val="00CA1ABD"/>
    <w:rsid w:val="00CA1D79"/>
    <w:rsid w:val="00CA2EC6"/>
    <w:rsid w:val="00CA36DE"/>
    <w:rsid w:val="00CA3A5B"/>
    <w:rsid w:val="00CA3AA7"/>
    <w:rsid w:val="00CA3AC3"/>
    <w:rsid w:val="00CA528A"/>
    <w:rsid w:val="00CA530C"/>
    <w:rsid w:val="00CA5CFD"/>
    <w:rsid w:val="00CA6885"/>
    <w:rsid w:val="00CA6E52"/>
    <w:rsid w:val="00CB005B"/>
    <w:rsid w:val="00CB13BD"/>
    <w:rsid w:val="00CB1543"/>
    <w:rsid w:val="00CB264F"/>
    <w:rsid w:val="00CB30B3"/>
    <w:rsid w:val="00CB3559"/>
    <w:rsid w:val="00CB465B"/>
    <w:rsid w:val="00CB4C80"/>
    <w:rsid w:val="00CB58DE"/>
    <w:rsid w:val="00CB6498"/>
    <w:rsid w:val="00CB6BA6"/>
    <w:rsid w:val="00CB7604"/>
    <w:rsid w:val="00CC12C4"/>
    <w:rsid w:val="00CC1FF4"/>
    <w:rsid w:val="00CC2208"/>
    <w:rsid w:val="00CC2F49"/>
    <w:rsid w:val="00CC3EDB"/>
    <w:rsid w:val="00CC3F40"/>
    <w:rsid w:val="00CC4086"/>
    <w:rsid w:val="00CC5003"/>
    <w:rsid w:val="00CC5278"/>
    <w:rsid w:val="00CC56C3"/>
    <w:rsid w:val="00CC6FA7"/>
    <w:rsid w:val="00CC73FB"/>
    <w:rsid w:val="00CD01A9"/>
    <w:rsid w:val="00CD1455"/>
    <w:rsid w:val="00CD2082"/>
    <w:rsid w:val="00CD26F0"/>
    <w:rsid w:val="00CD27C0"/>
    <w:rsid w:val="00CD292F"/>
    <w:rsid w:val="00CD2DAB"/>
    <w:rsid w:val="00CD301F"/>
    <w:rsid w:val="00CD4356"/>
    <w:rsid w:val="00CD4520"/>
    <w:rsid w:val="00CD591B"/>
    <w:rsid w:val="00CE12E6"/>
    <w:rsid w:val="00CE1579"/>
    <w:rsid w:val="00CE176C"/>
    <w:rsid w:val="00CE1F2C"/>
    <w:rsid w:val="00CE436A"/>
    <w:rsid w:val="00CE4C4F"/>
    <w:rsid w:val="00CE5E57"/>
    <w:rsid w:val="00CE61F2"/>
    <w:rsid w:val="00CE778A"/>
    <w:rsid w:val="00CE79C8"/>
    <w:rsid w:val="00CF15F8"/>
    <w:rsid w:val="00CF248C"/>
    <w:rsid w:val="00CF2B12"/>
    <w:rsid w:val="00CF2B34"/>
    <w:rsid w:val="00CF2C80"/>
    <w:rsid w:val="00CF362A"/>
    <w:rsid w:val="00CF403F"/>
    <w:rsid w:val="00CF4AE5"/>
    <w:rsid w:val="00CF51FA"/>
    <w:rsid w:val="00CF674A"/>
    <w:rsid w:val="00CF6B2B"/>
    <w:rsid w:val="00D003EE"/>
    <w:rsid w:val="00D00BB6"/>
    <w:rsid w:val="00D01640"/>
    <w:rsid w:val="00D01DC0"/>
    <w:rsid w:val="00D01F5E"/>
    <w:rsid w:val="00D02D7E"/>
    <w:rsid w:val="00D036B5"/>
    <w:rsid w:val="00D03F7E"/>
    <w:rsid w:val="00D03FD8"/>
    <w:rsid w:val="00D0432B"/>
    <w:rsid w:val="00D05195"/>
    <w:rsid w:val="00D05686"/>
    <w:rsid w:val="00D05A10"/>
    <w:rsid w:val="00D06C45"/>
    <w:rsid w:val="00D07706"/>
    <w:rsid w:val="00D078D8"/>
    <w:rsid w:val="00D07F1D"/>
    <w:rsid w:val="00D1052E"/>
    <w:rsid w:val="00D136DE"/>
    <w:rsid w:val="00D13971"/>
    <w:rsid w:val="00D13D3B"/>
    <w:rsid w:val="00D14344"/>
    <w:rsid w:val="00D1670A"/>
    <w:rsid w:val="00D1741F"/>
    <w:rsid w:val="00D20DCA"/>
    <w:rsid w:val="00D214E4"/>
    <w:rsid w:val="00D21D3A"/>
    <w:rsid w:val="00D21EC7"/>
    <w:rsid w:val="00D222CB"/>
    <w:rsid w:val="00D231B0"/>
    <w:rsid w:val="00D234CC"/>
    <w:rsid w:val="00D2352D"/>
    <w:rsid w:val="00D235B3"/>
    <w:rsid w:val="00D235C6"/>
    <w:rsid w:val="00D2366F"/>
    <w:rsid w:val="00D23897"/>
    <w:rsid w:val="00D238BB"/>
    <w:rsid w:val="00D25B85"/>
    <w:rsid w:val="00D26357"/>
    <w:rsid w:val="00D26FF6"/>
    <w:rsid w:val="00D30753"/>
    <w:rsid w:val="00D30AAE"/>
    <w:rsid w:val="00D31045"/>
    <w:rsid w:val="00D31E1A"/>
    <w:rsid w:val="00D32F61"/>
    <w:rsid w:val="00D3351C"/>
    <w:rsid w:val="00D34774"/>
    <w:rsid w:val="00D34ED6"/>
    <w:rsid w:val="00D3736A"/>
    <w:rsid w:val="00D37DB3"/>
    <w:rsid w:val="00D41830"/>
    <w:rsid w:val="00D41B88"/>
    <w:rsid w:val="00D4403C"/>
    <w:rsid w:val="00D44934"/>
    <w:rsid w:val="00D44FA9"/>
    <w:rsid w:val="00D45477"/>
    <w:rsid w:val="00D4791B"/>
    <w:rsid w:val="00D51BF4"/>
    <w:rsid w:val="00D527CB"/>
    <w:rsid w:val="00D52815"/>
    <w:rsid w:val="00D52918"/>
    <w:rsid w:val="00D52CC0"/>
    <w:rsid w:val="00D52FEA"/>
    <w:rsid w:val="00D5474E"/>
    <w:rsid w:val="00D60024"/>
    <w:rsid w:val="00D600E8"/>
    <w:rsid w:val="00D6046F"/>
    <w:rsid w:val="00D60BF0"/>
    <w:rsid w:val="00D61CAB"/>
    <w:rsid w:val="00D63180"/>
    <w:rsid w:val="00D63564"/>
    <w:rsid w:val="00D63915"/>
    <w:rsid w:val="00D63B08"/>
    <w:rsid w:val="00D63E62"/>
    <w:rsid w:val="00D64A61"/>
    <w:rsid w:val="00D653D8"/>
    <w:rsid w:val="00D65454"/>
    <w:rsid w:val="00D65D32"/>
    <w:rsid w:val="00D6615D"/>
    <w:rsid w:val="00D66E0B"/>
    <w:rsid w:val="00D67077"/>
    <w:rsid w:val="00D70A77"/>
    <w:rsid w:val="00D70DE8"/>
    <w:rsid w:val="00D7220B"/>
    <w:rsid w:val="00D7304C"/>
    <w:rsid w:val="00D741A1"/>
    <w:rsid w:val="00D7447B"/>
    <w:rsid w:val="00D7573D"/>
    <w:rsid w:val="00D759CE"/>
    <w:rsid w:val="00D76334"/>
    <w:rsid w:val="00D765DF"/>
    <w:rsid w:val="00D81E1A"/>
    <w:rsid w:val="00D821A0"/>
    <w:rsid w:val="00D823A6"/>
    <w:rsid w:val="00D83116"/>
    <w:rsid w:val="00D832BF"/>
    <w:rsid w:val="00D83941"/>
    <w:rsid w:val="00D84155"/>
    <w:rsid w:val="00D86846"/>
    <w:rsid w:val="00D86F9E"/>
    <w:rsid w:val="00D872B1"/>
    <w:rsid w:val="00D87572"/>
    <w:rsid w:val="00D87657"/>
    <w:rsid w:val="00D87739"/>
    <w:rsid w:val="00D87D99"/>
    <w:rsid w:val="00D9039C"/>
    <w:rsid w:val="00D90A3F"/>
    <w:rsid w:val="00D90E50"/>
    <w:rsid w:val="00D9146F"/>
    <w:rsid w:val="00D9355A"/>
    <w:rsid w:val="00D935D5"/>
    <w:rsid w:val="00D93E94"/>
    <w:rsid w:val="00D9599C"/>
    <w:rsid w:val="00D95E8C"/>
    <w:rsid w:val="00D96377"/>
    <w:rsid w:val="00D97216"/>
    <w:rsid w:val="00D977FB"/>
    <w:rsid w:val="00D97D1D"/>
    <w:rsid w:val="00DA08F3"/>
    <w:rsid w:val="00DA1082"/>
    <w:rsid w:val="00DA2563"/>
    <w:rsid w:val="00DA25E6"/>
    <w:rsid w:val="00DA3459"/>
    <w:rsid w:val="00DA3E91"/>
    <w:rsid w:val="00DA46DC"/>
    <w:rsid w:val="00DA4E3F"/>
    <w:rsid w:val="00DA5919"/>
    <w:rsid w:val="00DA5F4C"/>
    <w:rsid w:val="00DA6545"/>
    <w:rsid w:val="00DA65ED"/>
    <w:rsid w:val="00DA6757"/>
    <w:rsid w:val="00DA67B1"/>
    <w:rsid w:val="00DA7239"/>
    <w:rsid w:val="00DA731A"/>
    <w:rsid w:val="00DA76C5"/>
    <w:rsid w:val="00DA7811"/>
    <w:rsid w:val="00DA7BEF"/>
    <w:rsid w:val="00DA7FF0"/>
    <w:rsid w:val="00DB01B4"/>
    <w:rsid w:val="00DB2A3C"/>
    <w:rsid w:val="00DB2A7B"/>
    <w:rsid w:val="00DB40C4"/>
    <w:rsid w:val="00DB4547"/>
    <w:rsid w:val="00DB4797"/>
    <w:rsid w:val="00DB521A"/>
    <w:rsid w:val="00DB596A"/>
    <w:rsid w:val="00DB5E98"/>
    <w:rsid w:val="00DB62BE"/>
    <w:rsid w:val="00DB6EC4"/>
    <w:rsid w:val="00DB73DC"/>
    <w:rsid w:val="00DB76DB"/>
    <w:rsid w:val="00DC131D"/>
    <w:rsid w:val="00DC2203"/>
    <w:rsid w:val="00DC2CFD"/>
    <w:rsid w:val="00DC386A"/>
    <w:rsid w:val="00DC509D"/>
    <w:rsid w:val="00DC5385"/>
    <w:rsid w:val="00DC5EBB"/>
    <w:rsid w:val="00DC6218"/>
    <w:rsid w:val="00DC639D"/>
    <w:rsid w:val="00DC6549"/>
    <w:rsid w:val="00DC67B5"/>
    <w:rsid w:val="00DC6A99"/>
    <w:rsid w:val="00DC6B53"/>
    <w:rsid w:val="00DC6BA9"/>
    <w:rsid w:val="00DD0B42"/>
    <w:rsid w:val="00DD1A39"/>
    <w:rsid w:val="00DD1CBF"/>
    <w:rsid w:val="00DD1E06"/>
    <w:rsid w:val="00DD363E"/>
    <w:rsid w:val="00DD3999"/>
    <w:rsid w:val="00DD3B15"/>
    <w:rsid w:val="00DD42FF"/>
    <w:rsid w:val="00DD452F"/>
    <w:rsid w:val="00DD4ADE"/>
    <w:rsid w:val="00DD51E9"/>
    <w:rsid w:val="00DD5964"/>
    <w:rsid w:val="00DD6F71"/>
    <w:rsid w:val="00DD77B8"/>
    <w:rsid w:val="00DE01C0"/>
    <w:rsid w:val="00DE038F"/>
    <w:rsid w:val="00DE09C6"/>
    <w:rsid w:val="00DE1DB7"/>
    <w:rsid w:val="00DE2931"/>
    <w:rsid w:val="00DE3CF4"/>
    <w:rsid w:val="00DE42F0"/>
    <w:rsid w:val="00DE4A36"/>
    <w:rsid w:val="00DE4F1B"/>
    <w:rsid w:val="00DE52A2"/>
    <w:rsid w:val="00DE5C2B"/>
    <w:rsid w:val="00DE787B"/>
    <w:rsid w:val="00DE7C22"/>
    <w:rsid w:val="00DF17B1"/>
    <w:rsid w:val="00DF1DDD"/>
    <w:rsid w:val="00DF1FED"/>
    <w:rsid w:val="00DF3E92"/>
    <w:rsid w:val="00DF40DA"/>
    <w:rsid w:val="00DF4B48"/>
    <w:rsid w:val="00DF4B6F"/>
    <w:rsid w:val="00DF54FE"/>
    <w:rsid w:val="00DF5B05"/>
    <w:rsid w:val="00DF5D42"/>
    <w:rsid w:val="00DF650F"/>
    <w:rsid w:val="00DF65A3"/>
    <w:rsid w:val="00DF7331"/>
    <w:rsid w:val="00DF7EFB"/>
    <w:rsid w:val="00E00152"/>
    <w:rsid w:val="00E01776"/>
    <w:rsid w:val="00E02DC7"/>
    <w:rsid w:val="00E03126"/>
    <w:rsid w:val="00E036C8"/>
    <w:rsid w:val="00E03835"/>
    <w:rsid w:val="00E03A38"/>
    <w:rsid w:val="00E05121"/>
    <w:rsid w:val="00E05A11"/>
    <w:rsid w:val="00E05C08"/>
    <w:rsid w:val="00E06DA7"/>
    <w:rsid w:val="00E06ECB"/>
    <w:rsid w:val="00E07125"/>
    <w:rsid w:val="00E0772F"/>
    <w:rsid w:val="00E100AB"/>
    <w:rsid w:val="00E100FD"/>
    <w:rsid w:val="00E10728"/>
    <w:rsid w:val="00E10BA1"/>
    <w:rsid w:val="00E10C5F"/>
    <w:rsid w:val="00E112A6"/>
    <w:rsid w:val="00E1146E"/>
    <w:rsid w:val="00E11796"/>
    <w:rsid w:val="00E11D30"/>
    <w:rsid w:val="00E122FB"/>
    <w:rsid w:val="00E13426"/>
    <w:rsid w:val="00E13941"/>
    <w:rsid w:val="00E14E21"/>
    <w:rsid w:val="00E15F96"/>
    <w:rsid w:val="00E16297"/>
    <w:rsid w:val="00E162A5"/>
    <w:rsid w:val="00E1693F"/>
    <w:rsid w:val="00E170B8"/>
    <w:rsid w:val="00E174B5"/>
    <w:rsid w:val="00E17890"/>
    <w:rsid w:val="00E20856"/>
    <w:rsid w:val="00E20D87"/>
    <w:rsid w:val="00E20D9B"/>
    <w:rsid w:val="00E21756"/>
    <w:rsid w:val="00E217AE"/>
    <w:rsid w:val="00E24054"/>
    <w:rsid w:val="00E241F4"/>
    <w:rsid w:val="00E25581"/>
    <w:rsid w:val="00E263DD"/>
    <w:rsid w:val="00E269B2"/>
    <w:rsid w:val="00E27324"/>
    <w:rsid w:val="00E27A4C"/>
    <w:rsid w:val="00E27B91"/>
    <w:rsid w:val="00E3092F"/>
    <w:rsid w:val="00E312E4"/>
    <w:rsid w:val="00E31D2F"/>
    <w:rsid w:val="00E31FA0"/>
    <w:rsid w:val="00E32688"/>
    <w:rsid w:val="00E33717"/>
    <w:rsid w:val="00E339E7"/>
    <w:rsid w:val="00E33A80"/>
    <w:rsid w:val="00E341A4"/>
    <w:rsid w:val="00E34253"/>
    <w:rsid w:val="00E345BF"/>
    <w:rsid w:val="00E34E80"/>
    <w:rsid w:val="00E354EB"/>
    <w:rsid w:val="00E35670"/>
    <w:rsid w:val="00E35BFE"/>
    <w:rsid w:val="00E36938"/>
    <w:rsid w:val="00E36C8D"/>
    <w:rsid w:val="00E370A7"/>
    <w:rsid w:val="00E3775F"/>
    <w:rsid w:val="00E37ED8"/>
    <w:rsid w:val="00E408E4"/>
    <w:rsid w:val="00E4112C"/>
    <w:rsid w:val="00E42130"/>
    <w:rsid w:val="00E4283C"/>
    <w:rsid w:val="00E43257"/>
    <w:rsid w:val="00E45A23"/>
    <w:rsid w:val="00E45A83"/>
    <w:rsid w:val="00E45B87"/>
    <w:rsid w:val="00E4628B"/>
    <w:rsid w:val="00E477CD"/>
    <w:rsid w:val="00E47D08"/>
    <w:rsid w:val="00E4BF8E"/>
    <w:rsid w:val="00E508C1"/>
    <w:rsid w:val="00E51F86"/>
    <w:rsid w:val="00E52255"/>
    <w:rsid w:val="00E528D3"/>
    <w:rsid w:val="00E529D8"/>
    <w:rsid w:val="00E53F67"/>
    <w:rsid w:val="00E54CF8"/>
    <w:rsid w:val="00E54EE7"/>
    <w:rsid w:val="00E55E50"/>
    <w:rsid w:val="00E574A0"/>
    <w:rsid w:val="00E57F08"/>
    <w:rsid w:val="00E600E8"/>
    <w:rsid w:val="00E6133C"/>
    <w:rsid w:val="00E625DE"/>
    <w:rsid w:val="00E629A2"/>
    <w:rsid w:val="00E63E74"/>
    <w:rsid w:val="00E65000"/>
    <w:rsid w:val="00E65384"/>
    <w:rsid w:val="00E65D17"/>
    <w:rsid w:val="00E67B76"/>
    <w:rsid w:val="00E67CB8"/>
    <w:rsid w:val="00E71BE4"/>
    <w:rsid w:val="00E73B72"/>
    <w:rsid w:val="00E74C2C"/>
    <w:rsid w:val="00E759E5"/>
    <w:rsid w:val="00E75A4F"/>
    <w:rsid w:val="00E7667A"/>
    <w:rsid w:val="00E768C5"/>
    <w:rsid w:val="00E76C18"/>
    <w:rsid w:val="00E77DBB"/>
    <w:rsid w:val="00E80152"/>
    <w:rsid w:val="00E80330"/>
    <w:rsid w:val="00E806DF"/>
    <w:rsid w:val="00E80A37"/>
    <w:rsid w:val="00E81BDB"/>
    <w:rsid w:val="00E81E78"/>
    <w:rsid w:val="00E81F93"/>
    <w:rsid w:val="00E82E56"/>
    <w:rsid w:val="00E83EFE"/>
    <w:rsid w:val="00E84063"/>
    <w:rsid w:val="00E86EDC"/>
    <w:rsid w:val="00E873C7"/>
    <w:rsid w:val="00E900B0"/>
    <w:rsid w:val="00E90CB5"/>
    <w:rsid w:val="00E91630"/>
    <w:rsid w:val="00E91C1B"/>
    <w:rsid w:val="00E92F64"/>
    <w:rsid w:val="00E9353D"/>
    <w:rsid w:val="00E943B7"/>
    <w:rsid w:val="00E96A76"/>
    <w:rsid w:val="00E96B2B"/>
    <w:rsid w:val="00E96B6E"/>
    <w:rsid w:val="00E96D73"/>
    <w:rsid w:val="00E9767C"/>
    <w:rsid w:val="00E9A754"/>
    <w:rsid w:val="00EA057C"/>
    <w:rsid w:val="00EA05B9"/>
    <w:rsid w:val="00EA1E20"/>
    <w:rsid w:val="00EA1EFA"/>
    <w:rsid w:val="00EA2133"/>
    <w:rsid w:val="00EA218A"/>
    <w:rsid w:val="00EA2486"/>
    <w:rsid w:val="00EA2925"/>
    <w:rsid w:val="00EA294C"/>
    <w:rsid w:val="00EA48C5"/>
    <w:rsid w:val="00EA49B5"/>
    <w:rsid w:val="00EA6C58"/>
    <w:rsid w:val="00EA6F34"/>
    <w:rsid w:val="00EA73B8"/>
    <w:rsid w:val="00EA7BEF"/>
    <w:rsid w:val="00EB15DB"/>
    <w:rsid w:val="00EB192F"/>
    <w:rsid w:val="00EB31C8"/>
    <w:rsid w:val="00EB33E7"/>
    <w:rsid w:val="00EB38BA"/>
    <w:rsid w:val="00EB4443"/>
    <w:rsid w:val="00EB52EE"/>
    <w:rsid w:val="00EB56B4"/>
    <w:rsid w:val="00EB69DE"/>
    <w:rsid w:val="00EB73BB"/>
    <w:rsid w:val="00EC09D4"/>
    <w:rsid w:val="00EC0DAB"/>
    <w:rsid w:val="00EC4FEB"/>
    <w:rsid w:val="00EC5742"/>
    <w:rsid w:val="00EC5E81"/>
    <w:rsid w:val="00EC6F76"/>
    <w:rsid w:val="00EC7274"/>
    <w:rsid w:val="00EC7D9A"/>
    <w:rsid w:val="00ED274C"/>
    <w:rsid w:val="00ED35AE"/>
    <w:rsid w:val="00ED36C6"/>
    <w:rsid w:val="00ED4794"/>
    <w:rsid w:val="00ED4C0B"/>
    <w:rsid w:val="00ED5C64"/>
    <w:rsid w:val="00ED79B8"/>
    <w:rsid w:val="00EE1F11"/>
    <w:rsid w:val="00EE3069"/>
    <w:rsid w:val="00EE3FDF"/>
    <w:rsid w:val="00EE4177"/>
    <w:rsid w:val="00EE45DD"/>
    <w:rsid w:val="00EE4A66"/>
    <w:rsid w:val="00EE5E4E"/>
    <w:rsid w:val="00EE65AA"/>
    <w:rsid w:val="00EE6D02"/>
    <w:rsid w:val="00EE745B"/>
    <w:rsid w:val="00EF06AB"/>
    <w:rsid w:val="00EF20F2"/>
    <w:rsid w:val="00EF25CD"/>
    <w:rsid w:val="00EF2B48"/>
    <w:rsid w:val="00EF2C94"/>
    <w:rsid w:val="00EF4068"/>
    <w:rsid w:val="00EF4511"/>
    <w:rsid w:val="00EF45A8"/>
    <w:rsid w:val="00EF5530"/>
    <w:rsid w:val="00EF5531"/>
    <w:rsid w:val="00EF5A85"/>
    <w:rsid w:val="00EF7A0C"/>
    <w:rsid w:val="00EF7D8A"/>
    <w:rsid w:val="00F00146"/>
    <w:rsid w:val="00F00E4C"/>
    <w:rsid w:val="00F021CB"/>
    <w:rsid w:val="00F029E4"/>
    <w:rsid w:val="00F02E7B"/>
    <w:rsid w:val="00F03374"/>
    <w:rsid w:val="00F03F0D"/>
    <w:rsid w:val="00F04105"/>
    <w:rsid w:val="00F04640"/>
    <w:rsid w:val="00F04F0F"/>
    <w:rsid w:val="00F102DE"/>
    <w:rsid w:val="00F10A5F"/>
    <w:rsid w:val="00F10AB2"/>
    <w:rsid w:val="00F13E82"/>
    <w:rsid w:val="00F1464B"/>
    <w:rsid w:val="00F1647A"/>
    <w:rsid w:val="00F202AB"/>
    <w:rsid w:val="00F204D9"/>
    <w:rsid w:val="00F20689"/>
    <w:rsid w:val="00F20A28"/>
    <w:rsid w:val="00F21380"/>
    <w:rsid w:val="00F21E88"/>
    <w:rsid w:val="00F2239A"/>
    <w:rsid w:val="00F22914"/>
    <w:rsid w:val="00F22919"/>
    <w:rsid w:val="00F24826"/>
    <w:rsid w:val="00F26545"/>
    <w:rsid w:val="00F26795"/>
    <w:rsid w:val="00F27CC9"/>
    <w:rsid w:val="00F310BF"/>
    <w:rsid w:val="00F3211A"/>
    <w:rsid w:val="00F324A8"/>
    <w:rsid w:val="00F329B8"/>
    <w:rsid w:val="00F33EF9"/>
    <w:rsid w:val="00F351A2"/>
    <w:rsid w:val="00F35BA9"/>
    <w:rsid w:val="00F35BEA"/>
    <w:rsid w:val="00F364A8"/>
    <w:rsid w:val="00F37647"/>
    <w:rsid w:val="00F37C0F"/>
    <w:rsid w:val="00F408C0"/>
    <w:rsid w:val="00F40DB8"/>
    <w:rsid w:val="00F41C23"/>
    <w:rsid w:val="00F422B3"/>
    <w:rsid w:val="00F4274B"/>
    <w:rsid w:val="00F42D88"/>
    <w:rsid w:val="00F4323F"/>
    <w:rsid w:val="00F44153"/>
    <w:rsid w:val="00F44235"/>
    <w:rsid w:val="00F446A5"/>
    <w:rsid w:val="00F44932"/>
    <w:rsid w:val="00F45710"/>
    <w:rsid w:val="00F45B7A"/>
    <w:rsid w:val="00F45D2B"/>
    <w:rsid w:val="00F4647D"/>
    <w:rsid w:val="00F468D5"/>
    <w:rsid w:val="00F4713B"/>
    <w:rsid w:val="00F50153"/>
    <w:rsid w:val="00F505C8"/>
    <w:rsid w:val="00F50695"/>
    <w:rsid w:val="00F50B57"/>
    <w:rsid w:val="00F50D24"/>
    <w:rsid w:val="00F50F0B"/>
    <w:rsid w:val="00F51033"/>
    <w:rsid w:val="00F510F6"/>
    <w:rsid w:val="00F51487"/>
    <w:rsid w:val="00F51D0A"/>
    <w:rsid w:val="00F51DE8"/>
    <w:rsid w:val="00F51F1B"/>
    <w:rsid w:val="00F5200B"/>
    <w:rsid w:val="00F52934"/>
    <w:rsid w:val="00F52A22"/>
    <w:rsid w:val="00F52E3B"/>
    <w:rsid w:val="00F530B5"/>
    <w:rsid w:val="00F53806"/>
    <w:rsid w:val="00F53B38"/>
    <w:rsid w:val="00F54141"/>
    <w:rsid w:val="00F542FA"/>
    <w:rsid w:val="00F5440C"/>
    <w:rsid w:val="00F548FC"/>
    <w:rsid w:val="00F549CB"/>
    <w:rsid w:val="00F57292"/>
    <w:rsid w:val="00F572A2"/>
    <w:rsid w:val="00F600F0"/>
    <w:rsid w:val="00F607E7"/>
    <w:rsid w:val="00F61B89"/>
    <w:rsid w:val="00F6290B"/>
    <w:rsid w:val="00F652AD"/>
    <w:rsid w:val="00F660C8"/>
    <w:rsid w:val="00F66112"/>
    <w:rsid w:val="00F66481"/>
    <w:rsid w:val="00F67A8A"/>
    <w:rsid w:val="00F70B54"/>
    <w:rsid w:val="00F70B61"/>
    <w:rsid w:val="00F71D04"/>
    <w:rsid w:val="00F73E40"/>
    <w:rsid w:val="00F74660"/>
    <w:rsid w:val="00F74849"/>
    <w:rsid w:val="00F75617"/>
    <w:rsid w:val="00F75C7E"/>
    <w:rsid w:val="00F76B2B"/>
    <w:rsid w:val="00F76E2D"/>
    <w:rsid w:val="00F80759"/>
    <w:rsid w:val="00F8263E"/>
    <w:rsid w:val="00F8290A"/>
    <w:rsid w:val="00F82EB1"/>
    <w:rsid w:val="00F83373"/>
    <w:rsid w:val="00F83605"/>
    <w:rsid w:val="00F83633"/>
    <w:rsid w:val="00F8390F"/>
    <w:rsid w:val="00F83AD8"/>
    <w:rsid w:val="00F83F45"/>
    <w:rsid w:val="00F83FC1"/>
    <w:rsid w:val="00F84E30"/>
    <w:rsid w:val="00F84FA4"/>
    <w:rsid w:val="00F85910"/>
    <w:rsid w:val="00F85BF1"/>
    <w:rsid w:val="00F86900"/>
    <w:rsid w:val="00F87657"/>
    <w:rsid w:val="00F9026B"/>
    <w:rsid w:val="00F925B1"/>
    <w:rsid w:val="00F92695"/>
    <w:rsid w:val="00F92728"/>
    <w:rsid w:val="00F93668"/>
    <w:rsid w:val="00F936CA"/>
    <w:rsid w:val="00F94074"/>
    <w:rsid w:val="00F9557F"/>
    <w:rsid w:val="00F95FDD"/>
    <w:rsid w:val="00F9658C"/>
    <w:rsid w:val="00F969C5"/>
    <w:rsid w:val="00F96DD3"/>
    <w:rsid w:val="00F96EB7"/>
    <w:rsid w:val="00F9701D"/>
    <w:rsid w:val="00F97AA4"/>
    <w:rsid w:val="00FA06F9"/>
    <w:rsid w:val="00FA1B60"/>
    <w:rsid w:val="00FA2948"/>
    <w:rsid w:val="00FA2B7F"/>
    <w:rsid w:val="00FA2CA2"/>
    <w:rsid w:val="00FA4D1E"/>
    <w:rsid w:val="00FA6849"/>
    <w:rsid w:val="00FA6B59"/>
    <w:rsid w:val="00FA6CED"/>
    <w:rsid w:val="00FB0000"/>
    <w:rsid w:val="00FB0419"/>
    <w:rsid w:val="00FB130A"/>
    <w:rsid w:val="00FB1543"/>
    <w:rsid w:val="00FB1A8B"/>
    <w:rsid w:val="00FB1AAF"/>
    <w:rsid w:val="00FB37B5"/>
    <w:rsid w:val="00FB3B7B"/>
    <w:rsid w:val="00FB454B"/>
    <w:rsid w:val="00FB4711"/>
    <w:rsid w:val="00FB5CFF"/>
    <w:rsid w:val="00FB5F52"/>
    <w:rsid w:val="00FB6177"/>
    <w:rsid w:val="00FB6750"/>
    <w:rsid w:val="00FB6E7E"/>
    <w:rsid w:val="00FB6F46"/>
    <w:rsid w:val="00FB7509"/>
    <w:rsid w:val="00FC19BD"/>
    <w:rsid w:val="00FC1C36"/>
    <w:rsid w:val="00FC26B8"/>
    <w:rsid w:val="00FC3E0F"/>
    <w:rsid w:val="00FC3F20"/>
    <w:rsid w:val="00FC4161"/>
    <w:rsid w:val="00FC4585"/>
    <w:rsid w:val="00FC45E6"/>
    <w:rsid w:val="00FC5112"/>
    <w:rsid w:val="00FC5B79"/>
    <w:rsid w:val="00FC5E99"/>
    <w:rsid w:val="00FC64B2"/>
    <w:rsid w:val="00FC6EDD"/>
    <w:rsid w:val="00FC73E4"/>
    <w:rsid w:val="00FD06BC"/>
    <w:rsid w:val="00FD0E50"/>
    <w:rsid w:val="00FD1A54"/>
    <w:rsid w:val="00FD20A7"/>
    <w:rsid w:val="00FD2AD6"/>
    <w:rsid w:val="00FD2BE1"/>
    <w:rsid w:val="00FD349B"/>
    <w:rsid w:val="00FD3C0F"/>
    <w:rsid w:val="00FD507D"/>
    <w:rsid w:val="00FE16EF"/>
    <w:rsid w:val="00FE2097"/>
    <w:rsid w:val="00FE2986"/>
    <w:rsid w:val="00FE2D9F"/>
    <w:rsid w:val="00FE3737"/>
    <w:rsid w:val="00FE37C9"/>
    <w:rsid w:val="00FE4C01"/>
    <w:rsid w:val="00FE4CEE"/>
    <w:rsid w:val="00FE4D15"/>
    <w:rsid w:val="00FE4D2E"/>
    <w:rsid w:val="00FE5428"/>
    <w:rsid w:val="00FE68BD"/>
    <w:rsid w:val="00FE762A"/>
    <w:rsid w:val="00FE7A58"/>
    <w:rsid w:val="00FF0485"/>
    <w:rsid w:val="00FF049D"/>
    <w:rsid w:val="00FF0BE9"/>
    <w:rsid w:val="00FF1A49"/>
    <w:rsid w:val="00FF3A00"/>
    <w:rsid w:val="00FF4762"/>
    <w:rsid w:val="00FF561F"/>
    <w:rsid w:val="00FF56D0"/>
    <w:rsid w:val="00FF5702"/>
    <w:rsid w:val="00FF6406"/>
    <w:rsid w:val="00FF6A70"/>
    <w:rsid w:val="00FF718D"/>
    <w:rsid w:val="00FF7648"/>
    <w:rsid w:val="00FF7C18"/>
    <w:rsid w:val="01128B68"/>
    <w:rsid w:val="0116DFF1"/>
    <w:rsid w:val="011840B7"/>
    <w:rsid w:val="0126B857"/>
    <w:rsid w:val="014015A9"/>
    <w:rsid w:val="014FB8F3"/>
    <w:rsid w:val="018396CB"/>
    <w:rsid w:val="0196C167"/>
    <w:rsid w:val="01992B3B"/>
    <w:rsid w:val="01C6B59F"/>
    <w:rsid w:val="01D05FB3"/>
    <w:rsid w:val="01F5392D"/>
    <w:rsid w:val="0202CA0F"/>
    <w:rsid w:val="020A37E8"/>
    <w:rsid w:val="02558858"/>
    <w:rsid w:val="0271E464"/>
    <w:rsid w:val="0286602A"/>
    <w:rsid w:val="0288C228"/>
    <w:rsid w:val="02ABBE3B"/>
    <w:rsid w:val="02BE4236"/>
    <w:rsid w:val="02C438F5"/>
    <w:rsid w:val="02D0C62A"/>
    <w:rsid w:val="02E895CE"/>
    <w:rsid w:val="02ECB84C"/>
    <w:rsid w:val="03202965"/>
    <w:rsid w:val="0355126A"/>
    <w:rsid w:val="0356B82D"/>
    <w:rsid w:val="03766E81"/>
    <w:rsid w:val="0381E37F"/>
    <w:rsid w:val="038BE79D"/>
    <w:rsid w:val="03A4473B"/>
    <w:rsid w:val="03A852A1"/>
    <w:rsid w:val="03DB76EE"/>
    <w:rsid w:val="03E0959A"/>
    <w:rsid w:val="03F976F2"/>
    <w:rsid w:val="0428092E"/>
    <w:rsid w:val="045680ED"/>
    <w:rsid w:val="04923FA8"/>
    <w:rsid w:val="04A2441D"/>
    <w:rsid w:val="04C8AF7B"/>
    <w:rsid w:val="04C99F1B"/>
    <w:rsid w:val="04E2433C"/>
    <w:rsid w:val="04EE1CA7"/>
    <w:rsid w:val="04FB2C1A"/>
    <w:rsid w:val="04FC84E1"/>
    <w:rsid w:val="051E303B"/>
    <w:rsid w:val="052F7159"/>
    <w:rsid w:val="05320FA8"/>
    <w:rsid w:val="054577A9"/>
    <w:rsid w:val="054BFF52"/>
    <w:rsid w:val="054F5A87"/>
    <w:rsid w:val="055D0653"/>
    <w:rsid w:val="05612041"/>
    <w:rsid w:val="059C14DF"/>
    <w:rsid w:val="05AD3E1B"/>
    <w:rsid w:val="05ADB988"/>
    <w:rsid w:val="05B79C55"/>
    <w:rsid w:val="05BE6899"/>
    <w:rsid w:val="05C84F21"/>
    <w:rsid w:val="05D0AB2A"/>
    <w:rsid w:val="06180642"/>
    <w:rsid w:val="0620C6BD"/>
    <w:rsid w:val="06341230"/>
    <w:rsid w:val="063F3D0F"/>
    <w:rsid w:val="0652743D"/>
    <w:rsid w:val="06574697"/>
    <w:rsid w:val="066D495C"/>
    <w:rsid w:val="0690F1F5"/>
    <w:rsid w:val="06B70FA2"/>
    <w:rsid w:val="06BEF75D"/>
    <w:rsid w:val="06DA8317"/>
    <w:rsid w:val="0715AA70"/>
    <w:rsid w:val="07267B83"/>
    <w:rsid w:val="0738E701"/>
    <w:rsid w:val="0763A7E8"/>
    <w:rsid w:val="0779D54A"/>
    <w:rsid w:val="07812A5A"/>
    <w:rsid w:val="07822A36"/>
    <w:rsid w:val="07947FCC"/>
    <w:rsid w:val="07C40237"/>
    <w:rsid w:val="07E2A409"/>
    <w:rsid w:val="07E39CD4"/>
    <w:rsid w:val="07E7D8C2"/>
    <w:rsid w:val="07EA85FC"/>
    <w:rsid w:val="08087549"/>
    <w:rsid w:val="08282748"/>
    <w:rsid w:val="0845DC5D"/>
    <w:rsid w:val="0849B3C7"/>
    <w:rsid w:val="0850A676"/>
    <w:rsid w:val="08546D1F"/>
    <w:rsid w:val="085DB1C2"/>
    <w:rsid w:val="08703645"/>
    <w:rsid w:val="087EA3FD"/>
    <w:rsid w:val="08A4B113"/>
    <w:rsid w:val="08A727BA"/>
    <w:rsid w:val="08B08464"/>
    <w:rsid w:val="08B31C6D"/>
    <w:rsid w:val="08B973B4"/>
    <w:rsid w:val="08C13D0C"/>
    <w:rsid w:val="08C1ED8E"/>
    <w:rsid w:val="08CBBA48"/>
    <w:rsid w:val="08F0D80B"/>
    <w:rsid w:val="08F2704F"/>
    <w:rsid w:val="08FBCBBB"/>
    <w:rsid w:val="0915F166"/>
    <w:rsid w:val="091E93E3"/>
    <w:rsid w:val="09282521"/>
    <w:rsid w:val="0930FF40"/>
    <w:rsid w:val="095E1C86"/>
    <w:rsid w:val="0992BBB7"/>
    <w:rsid w:val="099B8926"/>
    <w:rsid w:val="099B9B34"/>
    <w:rsid w:val="09B2A97C"/>
    <w:rsid w:val="09C329D3"/>
    <w:rsid w:val="09D01349"/>
    <w:rsid w:val="09D560C9"/>
    <w:rsid w:val="09E9B3AA"/>
    <w:rsid w:val="0A0A443F"/>
    <w:rsid w:val="0A0B68E7"/>
    <w:rsid w:val="0A240174"/>
    <w:rsid w:val="0A270FEF"/>
    <w:rsid w:val="0A2735DF"/>
    <w:rsid w:val="0A2B0355"/>
    <w:rsid w:val="0A3B24F0"/>
    <w:rsid w:val="0A547421"/>
    <w:rsid w:val="0A63C385"/>
    <w:rsid w:val="0A65EBAB"/>
    <w:rsid w:val="0A662BCC"/>
    <w:rsid w:val="0A8D3B64"/>
    <w:rsid w:val="0A8DCF5D"/>
    <w:rsid w:val="0A94D11F"/>
    <w:rsid w:val="0A97F26F"/>
    <w:rsid w:val="0A99BDB7"/>
    <w:rsid w:val="0A9F568A"/>
    <w:rsid w:val="0AA89A8A"/>
    <w:rsid w:val="0ACE281D"/>
    <w:rsid w:val="0B0F3249"/>
    <w:rsid w:val="0B5E2C36"/>
    <w:rsid w:val="0B86526B"/>
    <w:rsid w:val="0B8A1C1E"/>
    <w:rsid w:val="0B8D682C"/>
    <w:rsid w:val="0B8FCD15"/>
    <w:rsid w:val="0BA9B72C"/>
    <w:rsid w:val="0BAAC50E"/>
    <w:rsid w:val="0BEBB164"/>
    <w:rsid w:val="0BEE7C6C"/>
    <w:rsid w:val="0BF35855"/>
    <w:rsid w:val="0C1D091F"/>
    <w:rsid w:val="0C217D7A"/>
    <w:rsid w:val="0C2FF23A"/>
    <w:rsid w:val="0C4F25BF"/>
    <w:rsid w:val="0C957DDE"/>
    <w:rsid w:val="0C9CD1D7"/>
    <w:rsid w:val="0CA8A5F1"/>
    <w:rsid w:val="0CC89DC2"/>
    <w:rsid w:val="0CC8FC23"/>
    <w:rsid w:val="0CDC5A5C"/>
    <w:rsid w:val="0CF82C11"/>
    <w:rsid w:val="0D422A54"/>
    <w:rsid w:val="0D4A7806"/>
    <w:rsid w:val="0D5CA801"/>
    <w:rsid w:val="0D62E23C"/>
    <w:rsid w:val="0D8B7D55"/>
    <w:rsid w:val="0D956385"/>
    <w:rsid w:val="0DB93BF2"/>
    <w:rsid w:val="0DBE9554"/>
    <w:rsid w:val="0DD31959"/>
    <w:rsid w:val="0DD52A10"/>
    <w:rsid w:val="0DDECA35"/>
    <w:rsid w:val="0DE2D6C4"/>
    <w:rsid w:val="0DF9266F"/>
    <w:rsid w:val="0E216EC4"/>
    <w:rsid w:val="0E33C3F6"/>
    <w:rsid w:val="0E3F3DD8"/>
    <w:rsid w:val="0E75D666"/>
    <w:rsid w:val="0E7F8B72"/>
    <w:rsid w:val="0E88787B"/>
    <w:rsid w:val="0EA0F1FD"/>
    <w:rsid w:val="0EA5A455"/>
    <w:rsid w:val="0EC2BD1D"/>
    <w:rsid w:val="0EC86FE3"/>
    <w:rsid w:val="0EE7008F"/>
    <w:rsid w:val="0EE7F8DE"/>
    <w:rsid w:val="0F2371E3"/>
    <w:rsid w:val="0F296E44"/>
    <w:rsid w:val="0F3CB3A2"/>
    <w:rsid w:val="0FA628FB"/>
    <w:rsid w:val="0FAB413D"/>
    <w:rsid w:val="0FAD04C5"/>
    <w:rsid w:val="0FB7C702"/>
    <w:rsid w:val="0FD9BAEE"/>
    <w:rsid w:val="100146DA"/>
    <w:rsid w:val="10063ABD"/>
    <w:rsid w:val="101F3836"/>
    <w:rsid w:val="101F9EAB"/>
    <w:rsid w:val="102546BA"/>
    <w:rsid w:val="10496B4B"/>
    <w:rsid w:val="105C7BC0"/>
    <w:rsid w:val="106C3FC8"/>
    <w:rsid w:val="10ABAB49"/>
    <w:rsid w:val="10B72C8F"/>
    <w:rsid w:val="10B87141"/>
    <w:rsid w:val="10DA8A7F"/>
    <w:rsid w:val="10E31E75"/>
    <w:rsid w:val="110E5AF6"/>
    <w:rsid w:val="111B3AED"/>
    <w:rsid w:val="11228C25"/>
    <w:rsid w:val="1123F47E"/>
    <w:rsid w:val="11283BD2"/>
    <w:rsid w:val="1140AEA9"/>
    <w:rsid w:val="115F055D"/>
    <w:rsid w:val="116678FF"/>
    <w:rsid w:val="116C4531"/>
    <w:rsid w:val="118AC813"/>
    <w:rsid w:val="118C9614"/>
    <w:rsid w:val="11999B19"/>
    <w:rsid w:val="119E4C5F"/>
    <w:rsid w:val="11AD892A"/>
    <w:rsid w:val="11AF6B8E"/>
    <w:rsid w:val="11AFE0F3"/>
    <w:rsid w:val="11C8D350"/>
    <w:rsid w:val="11C93D18"/>
    <w:rsid w:val="11D14CBB"/>
    <w:rsid w:val="11E02FAA"/>
    <w:rsid w:val="120D5C9B"/>
    <w:rsid w:val="121DFE5F"/>
    <w:rsid w:val="123DE874"/>
    <w:rsid w:val="1247559D"/>
    <w:rsid w:val="126B7EE0"/>
    <w:rsid w:val="127E67BC"/>
    <w:rsid w:val="1289B6CA"/>
    <w:rsid w:val="12975E0E"/>
    <w:rsid w:val="12ABE751"/>
    <w:rsid w:val="12C0E5E6"/>
    <w:rsid w:val="12D67E52"/>
    <w:rsid w:val="12DBD0B1"/>
    <w:rsid w:val="12E213CA"/>
    <w:rsid w:val="12FB492F"/>
    <w:rsid w:val="13110E5C"/>
    <w:rsid w:val="1320F1B4"/>
    <w:rsid w:val="132A2BF5"/>
    <w:rsid w:val="13305BB4"/>
    <w:rsid w:val="1336D23C"/>
    <w:rsid w:val="1355268E"/>
    <w:rsid w:val="135C428C"/>
    <w:rsid w:val="1374E150"/>
    <w:rsid w:val="137ACC1E"/>
    <w:rsid w:val="137FF0A2"/>
    <w:rsid w:val="13868944"/>
    <w:rsid w:val="13909DB3"/>
    <w:rsid w:val="13915F54"/>
    <w:rsid w:val="1399B5F7"/>
    <w:rsid w:val="13B0E4CF"/>
    <w:rsid w:val="13C98C2B"/>
    <w:rsid w:val="13EAA4A9"/>
    <w:rsid w:val="13FBD2C5"/>
    <w:rsid w:val="14046D0D"/>
    <w:rsid w:val="142B215B"/>
    <w:rsid w:val="1457F94E"/>
    <w:rsid w:val="1465CC65"/>
    <w:rsid w:val="146DA822"/>
    <w:rsid w:val="147E6D49"/>
    <w:rsid w:val="148F5FB9"/>
    <w:rsid w:val="14A74B4D"/>
    <w:rsid w:val="14BAB2BE"/>
    <w:rsid w:val="14C8CBE6"/>
    <w:rsid w:val="151FCCF7"/>
    <w:rsid w:val="152000F6"/>
    <w:rsid w:val="15586EDE"/>
    <w:rsid w:val="15671E62"/>
    <w:rsid w:val="157820AB"/>
    <w:rsid w:val="1581A701"/>
    <w:rsid w:val="159018D4"/>
    <w:rsid w:val="15D8C3EA"/>
    <w:rsid w:val="15F56803"/>
    <w:rsid w:val="15FCE341"/>
    <w:rsid w:val="16001619"/>
    <w:rsid w:val="1609317F"/>
    <w:rsid w:val="160E300D"/>
    <w:rsid w:val="161B5307"/>
    <w:rsid w:val="161C9C30"/>
    <w:rsid w:val="166F0C6C"/>
    <w:rsid w:val="1692059B"/>
    <w:rsid w:val="1694AFA6"/>
    <w:rsid w:val="16A53DE3"/>
    <w:rsid w:val="16B500B3"/>
    <w:rsid w:val="16BE43C4"/>
    <w:rsid w:val="16D7AFAD"/>
    <w:rsid w:val="16E1328C"/>
    <w:rsid w:val="16F544C6"/>
    <w:rsid w:val="1706164D"/>
    <w:rsid w:val="171B02A6"/>
    <w:rsid w:val="171B5AB4"/>
    <w:rsid w:val="1736EACE"/>
    <w:rsid w:val="1738FFAB"/>
    <w:rsid w:val="17455EF6"/>
    <w:rsid w:val="174BFDE8"/>
    <w:rsid w:val="1764BB2A"/>
    <w:rsid w:val="177F95FB"/>
    <w:rsid w:val="178968DB"/>
    <w:rsid w:val="179A6719"/>
    <w:rsid w:val="17B1A4AA"/>
    <w:rsid w:val="17C72815"/>
    <w:rsid w:val="17E86808"/>
    <w:rsid w:val="17ECBD76"/>
    <w:rsid w:val="17EF9498"/>
    <w:rsid w:val="17F05823"/>
    <w:rsid w:val="1806E475"/>
    <w:rsid w:val="180B5085"/>
    <w:rsid w:val="180EE118"/>
    <w:rsid w:val="182D931C"/>
    <w:rsid w:val="18322C1A"/>
    <w:rsid w:val="18523223"/>
    <w:rsid w:val="18561B14"/>
    <w:rsid w:val="185E66FF"/>
    <w:rsid w:val="186F7141"/>
    <w:rsid w:val="186FDB98"/>
    <w:rsid w:val="18CD0987"/>
    <w:rsid w:val="1905DB12"/>
    <w:rsid w:val="190D47FD"/>
    <w:rsid w:val="190EA8C3"/>
    <w:rsid w:val="1915B5ED"/>
    <w:rsid w:val="191943E9"/>
    <w:rsid w:val="191BF5F2"/>
    <w:rsid w:val="191F7DDE"/>
    <w:rsid w:val="19282FFC"/>
    <w:rsid w:val="193E1293"/>
    <w:rsid w:val="194CD348"/>
    <w:rsid w:val="19500B84"/>
    <w:rsid w:val="195AD91A"/>
    <w:rsid w:val="198086F6"/>
    <w:rsid w:val="198EB3C1"/>
    <w:rsid w:val="1997E38A"/>
    <w:rsid w:val="19AEFF1E"/>
    <w:rsid w:val="19B24431"/>
    <w:rsid w:val="19D38B26"/>
    <w:rsid w:val="19E17DEA"/>
    <w:rsid w:val="19E75BED"/>
    <w:rsid w:val="19ECD029"/>
    <w:rsid w:val="19F0564C"/>
    <w:rsid w:val="19FBC5EA"/>
    <w:rsid w:val="1A071568"/>
    <w:rsid w:val="1A288364"/>
    <w:rsid w:val="1A3935BA"/>
    <w:rsid w:val="1A43D02F"/>
    <w:rsid w:val="1A4751C0"/>
    <w:rsid w:val="1A492725"/>
    <w:rsid w:val="1A4A42EC"/>
    <w:rsid w:val="1A5756A1"/>
    <w:rsid w:val="1A5EDAC5"/>
    <w:rsid w:val="1A677F8B"/>
    <w:rsid w:val="1A789569"/>
    <w:rsid w:val="1A94B08E"/>
    <w:rsid w:val="1A951AE9"/>
    <w:rsid w:val="1AE85520"/>
    <w:rsid w:val="1AF0941D"/>
    <w:rsid w:val="1B12CDF5"/>
    <w:rsid w:val="1B46AEB5"/>
    <w:rsid w:val="1B86757B"/>
    <w:rsid w:val="1BA859AC"/>
    <w:rsid w:val="1BA9FDA3"/>
    <w:rsid w:val="1BAC47D2"/>
    <w:rsid w:val="1BD11C17"/>
    <w:rsid w:val="1BEEF05D"/>
    <w:rsid w:val="1BF7A0E5"/>
    <w:rsid w:val="1BFD8999"/>
    <w:rsid w:val="1C088EB1"/>
    <w:rsid w:val="1C0D0D23"/>
    <w:rsid w:val="1C117BAD"/>
    <w:rsid w:val="1C1A1A69"/>
    <w:rsid w:val="1C396EF3"/>
    <w:rsid w:val="1C4EA77A"/>
    <w:rsid w:val="1C510389"/>
    <w:rsid w:val="1C564833"/>
    <w:rsid w:val="1C62D679"/>
    <w:rsid w:val="1C65A9B4"/>
    <w:rsid w:val="1C874844"/>
    <w:rsid w:val="1CF9B770"/>
    <w:rsid w:val="1CFB6603"/>
    <w:rsid w:val="1D2A15C0"/>
    <w:rsid w:val="1D3E8AB6"/>
    <w:rsid w:val="1D47B136"/>
    <w:rsid w:val="1D4A50F8"/>
    <w:rsid w:val="1D523D83"/>
    <w:rsid w:val="1D6119CA"/>
    <w:rsid w:val="1D626FF8"/>
    <w:rsid w:val="1D83178C"/>
    <w:rsid w:val="1D868F68"/>
    <w:rsid w:val="1D906458"/>
    <w:rsid w:val="1DA70246"/>
    <w:rsid w:val="1DD8E2FD"/>
    <w:rsid w:val="1E0F07A5"/>
    <w:rsid w:val="1E2C63F4"/>
    <w:rsid w:val="1E3C9588"/>
    <w:rsid w:val="1E5ECD52"/>
    <w:rsid w:val="1E67A69E"/>
    <w:rsid w:val="1E760EEE"/>
    <w:rsid w:val="1E92B21A"/>
    <w:rsid w:val="1E977C63"/>
    <w:rsid w:val="1E98B6CA"/>
    <w:rsid w:val="1ED3A7ED"/>
    <w:rsid w:val="1ED67309"/>
    <w:rsid w:val="1EF63EBA"/>
    <w:rsid w:val="1F185995"/>
    <w:rsid w:val="1F316429"/>
    <w:rsid w:val="1F4E0BC9"/>
    <w:rsid w:val="1F4F4EA8"/>
    <w:rsid w:val="1FC1FF86"/>
    <w:rsid w:val="1FC69130"/>
    <w:rsid w:val="1FE56A86"/>
    <w:rsid w:val="1FE8475F"/>
    <w:rsid w:val="1FED031A"/>
    <w:rsid w:val="20109ACA"/>
    <w:rsid w:val="2014E4BE"/>
    <w:rsid w:val="203D6EAF"/>
    <w:rsid w:val="20563D74"/>
    <w:rsid w:val="20596177"/>
    <w:rsid w:val="2072E1F2"/>
    <w:rsid w:val="20797E1A"/>
    <w:rsid w:val="208679D7"/>
    <w:rsid w:val="20960A13"/>
    <w:rsid w:val="209BB8FF"/>
    <w:rsid w:val="20B0C9C2"/>
    <w:rsid w:val="2102BF0A"/>
    <w:rsid w:val="2111469F"/>
    <w:rsid w:val="2114C01C"/>
    <w:rsid w:val="21726D17"/>
    <w:rsid w:val="217DD25E"/>
    <w:rsid w:val="2190551A"/>
    <w:rsid w:val="21B52516"/>
    <w:rsid w:val="21B77764"/>
    <w:rsid w:val="21B827DB"/>
    <w:rsid w:val="21C1347D"/>
    <w:rsid w:val="21C78D71"/>
    <w:rsid w:val="21CA230D"/>
    <w:rsid w:val="21D2945D"/>
    <w:rsid w:val="21DECFDC"/>
    <w:rsid w:val="21E0A6CE"/>
    <w:rsid w:val="21E3E02D"/>
    <w:rsid w:val="21E828C0"/>
    <w:rsid w:val="21F20566"/>
    <w:rsid w:val="21FD2285"/>
    <w:rsid w:val="21FEC8C7"/>
    <w:rsid w:val="2216742E"/>
    <w:rsid w:val="222C6B91"/>
    <w:rsid w:val="2232DBF0"/>
    <w:rsid w:val="2237ABA0"/>
    <w:rsid w:val="22602021"/>
    <w:rsid w:val="22656B81"/>
    <w:rsid w:val="226AC11E"/>
    <w:rsid w:val="226F6012"/>
    <w:rsid w:val="2274CA57"/>
    <w:rsid w:val="2277C22F"/>
    <w:rsid w:val="229434D1"/>
    <w:rsid w:val="22989319"/>
    <w:rsid w:val="22A6F598"/>
    <w:rsid w:val="22AD8A0C"/>
    <w:rsid w:val="22ADDBE7"/>
    <w:rsid w:val="22AFF505"/>
    <w:rsid w:val="22B9AFA1"/>
    <w:rsid w:val="22BC7F15"/>
    <w:rsid w:val="22CF125B"/>
    <w:rsid w:val="22CF3A8A"/>
    <w:rsid w:val="22DE2CED"/>
    <w:rsid w:val="22E1F20E"/>
    <w:rsid w:val="22E7A25C"/>
    <w:rsid w:val="22F1D0EC"/>
    <w:rsid w:val="23184874"/>
    <w:rsid w:val="2328E9A7"/>
    <w:rsid w:val="232ADF41"/>
    <w:rsid w:val="232B41A4"/>
    <w:rsid w:val="2332B6F2"/>
    <w:rsid w:val="23337669"/>
    <w:rsid w:val="23386490"/>
    <w:rsid w:val="2358AA52"/>
    <w:rsid w:val="23634031"/>
    <w:rsid w:val="236B073D"/>
    <w:rsid w:val="23799AB4"/>
    <w:rsid w:val="2383E2F1"/>
    <w:rsid w:val="2384A2A7"/>
    <w:rsid w:val="23A9E574"/>
    <w:rsid w:val="23D148B5"/>
    <w:rsid w:val="23D5F60B"/>
    <w:rsid w:val="245AFD4A"/>
    <w:rsid w:val="245DD246"/>
    <w:rsid w:val="2467E2B6"/>
    <w:rsid w:val="248567DC"/>
    <w:rsid w:val="248E2787"/>
    <w:rsid w:val="2492C933"/>
    <w:rsid w:val="24966B4F"/>
    <w:rsid w:val="2497E46C"/>
    <w:rsid w:val="24A3A74C"/>
    <w:rsid w:val="24BF02DB"/>
    <w:rsid w:val="24C07E7C"/>
    <w:rsid w:val="24C9CF7C"/>
    <w:rsid w:val="24D81063"/>
    <w:rsid w:val="24EB10E1"/>
    <w:rsid w:val="24FF0A73"/>
    <w:rsid w:val="2502BC3C"/>
    <w:rsid w:val="252479C5"/>
    <w:rsid w:val="2537C2EF"/>
    <w:rsid w:val="25496A6B"/>
    <w:rsid w:val="255A6B6E"/>
    <w:rsid w:val="2563C370"/>
    <w:rsid w:val="2568787F"/>
    <w:rsid w:val="2569275F"/>
    <w:rsid w:val="2573A37D"/>
    <w:rsid w:val="257A1BC0"/>
    <w:rsid w:val="257AD6D0"/>
    <w:rsid w:val="2588FC87"/>
    <w:rsid w:val="25A5C4A3"/>
    <w:rsid w:val="25BD4484"/>
    <w:rsid w:val="25C3313A"/>
    <w:rsid w:val="25CAEE24"/>
    <w:rsid w:val="25CF91A5"/>
    <w:rsid w:val="25E776FA"/>
    <w:rsid w:val="25F18C81"/>
    <w:rsid w:val="262D1FDB"/>
    <w:rsid w:val="2632EEA4"/>
    <w:rsid w:val="26500056"/>
    <w:rsid w:val="2651F79F"/>
    <w:rsid w:val="2656E1DC"/>
    <w:rsid w:val="265B621C"/>
    <w:rsid w:val="265E12C3"/>
    <w:rsid w:val="2666D1E9"/>
    <w:rsid w:val="266D5D6A"/>
    <w:rsid w:val="266DD024"/>
    <w:rsid w:val="2676A5E6"/>
    <w:rsid w:val="26802411"/>
    <w:rsid w:val="26A554A7"/>
    <w:rsid w:val="26B72302"/>
    <w:rsid w:val="26BBE38F"/>
    <w:rsid w:val="26BE9E8F"/>
    <w:rsid w:val="26C1B0F6"/>
    <w:rsid w:val="26D69479"/>
    <w:rsid w:val="26D6B7C1"/>
    <w:rsid w:val="26E42319"/>
    <w:rsid w:val="26E72C07"/>
    <w:rsid w:val="26EAC0BE"/>
    <w:rsid w:val="26FEF7FD"/>
    <w:rsid w:val="26FFDFB0"/>
    <w:rsid w:val="270038B9"/>
    <w:rsid w:val="27098FF1"/>
    <w:rsid w:val="270CB58A"/>
    <w:rsid w:val="27254466"/>
    <w:rsid w:val="27335BED"/>
    <w:rsid w:val="27398F27"/>
    <w:rsid w:val="27427D50"/>
    <w:rsid w:val="27446FAC"/>
    <w:rsid w:val="2757BEB7"/>
    <w:rsid w:val="275A6B13"/>
    <w:rsid w:val="2764ED1C"/>
    <w:rsid w:val="277680D7"/>
    <w:rsid w:val="27A219D8"/>
    <w:rsid w:val="27A568A0"/>
    <w:rsid w:val="27C0CA7E"/>
    <w:rsid w:val="27CE3751"/>
    <w:rsid w:val="27D74545"/>
    <w:rsid w:val="27E710C7"/>
    <w:rsid w:val="27F00E26"/>
    <w:rsid w:val="2812139C"/>
    <w:rsid w:val="282EDAAD"/>
    <w:rsid w:val="2835D658"/>
    <w:rsid w:val="285B4394"/>
    <w:rsid w:val="2865FD76"/>
    <w:rsid w:val="2878F383"/>
    <w:rsid w:val="287CBA64"/>
    <w:rsid w:val="289F376E"/>
    <w:rsid w:val="28C4CDAD"/>
    <w:rsid w:val="28C745B4"/>
    <w:rsid w:val="28C897A3"/>
    <w:rsid w:val="28CCBEBF"/>
    <w:rsid w:val="28D86644"/>
    <w:rsid w:val="28ED17B1"/>
    <w:rsid w:val="2913466B"/>
    <w:rsid w:val="293A368E"/>
    <w:rsid w:val="29527E70"/>
    <w:rsid w:val="295805E6"/>
    <w:rsid w:val="2976DB06"/>
    <w:rsid w:val="2983DD47"/>
    <w:rsid w:val="2985148A"/>
    <w:rsid w:val="2992BB39"/>
    <w:rsid w:val="29B18D8C"/>
    <w:rsid w:val="29BEC20B"/>
    <w:rsid w:val="2A00ED90"/>
    <w:rsid w:val="2A3FB19A"/>
    <w:rsid w:val="2A476566"/>
    <w:rsid w:val="2A59DE32"/>
    <w:rsid w:val="2A617F87"/>
    <w:rsid w:val="2A6631B3"/>
    <w:rsid w:val="2A78D880"/>
    <w:rsid w:val="2AA07A2C"/>
    <w:rsid w:val="2AA78BB7"/>
    <w:rsid w:val="2AB94D03"/>
    <w:rsid w:val="2ABC79A1"/>
    <w:rsid w:val="2AC2C8EE"/>
    <w:rsid w:val="2AD25412"/>
    <w:rsid w:val="2AE6BED1"/>
    <w:rsid w:val="2AF02C92"/>
    <w:rsid w:val="2AF9A8CC"/>
    <w:rsid w:val="2B0072A5"/>
    <w:rsid w:val="2B186D02"/>
    <w:rsid w:val="2B240BAF"/>
    <w:rsid w:val="2B361752"/>
    <w:rsid w:val="2B57DBD0"/>
    <w:rsid w:val="2B692725"/>
    <w:rsid w:val="2B6F66C3"/>
    <w:rsid w:val="2B870FAA"/>
    <w:rsid w:val="2B9025BA"/>
    <w:rsid w:val="2BC2A2CD"/>
    <w:rsid w:val="2BC9E476"/>
    <w:rsid w:val="2BEEEFBF"/>
    <w:rsid w:val="2C28CC70"/>
    <w:rsid w:val="2C2B2FDA"/>
    <w:rsid w:val="2C3399D0"/>
    <w:rsid w:val="2C4591F3"/>
    <w:rsid w:val="2C46C943"/>
    <w:rsid w:val="2C6A206E"/>
    <w:rsid w:val="2C71F799"/>
    <w:rsid w:val="2C7BC2A4"/>
    <w:rsid w:val="2C8299BF"/>
    <w:rsid w:val="2C884817"/>
    <w:rsid w:val="2C929C83"/>
    <w:rsid w:val="2CB5A0DC"/>
    <w:rsid w:val="2CDD4D70"/>
    <w:rsid w:val="2CE745CD"/>
    <w:rsid w:val="2CEDB13B"/>
    <w:rsid w:val="2CFAA9D2"/>
    <w:rsid w:val="2D2B5979"/>
    <w:rsid w:val="2D3B6F50"/>
    <w:rsid w:val="2D4372AE"/>
    <w:rsid w:val="2D4A37F0"/>
    <w:rsid w:val="2D5FF845"/>
    <w:rsid w:val="2D81148A"/>
    <w:rsid w:val="2D9194E5"/>
    <w:rsid w:val="2D9F2FF7"/>
    <w:rsid w:val="2DB15687"/>
    <w:rsid w:val="2DBA7591"/>
    <w:rsid w:val="2DBD8ECE"/>
    <w:rsid w:val="2DC159FD"/>
    <w:rsid w:val="2DC9B25F"/>
    <w:rsid w:val="2DEBAC8B"/>
    <w:rsid w:val="2E012BB6"/>
    <w:rsid w:val="2E186327"/>
    <w:rsid w:val="2E20D4CA"/>
    <w:rsid w:val="2E2D5713"/>
    <w:rsid w:val="2E2E5BC5"/>
    <w:rsid w:val="2E330351"/>
    <w:rsid w:val="2E4086A9"/>
    <w:rsid w:val="2E5441AE"/>
    <w:rsid w:val="2E602DE9"/>
    <w:rsid w:val="2E75B8F8"/>
    <w:rsid w:val="2E75DBEF"/>
    <w:rsid w:val="2E78003B"/>
    <w:rsid w:val="2E7E8CB3"/>
    <w:rsid w:val="2E8A195C"/>
    <w:rsid w:val="2E8D2688"/>
    <w:rsid w:val="2E934684"/>
    <w:rsid w:val="2E9EDE33"/>
    <w:rsid w:val="2EA5E8BF"/>
    <w:rsid w:val="2ED0C724"/>
    <w:rsid w:val="2ED1903F"/>
    <w:rsid w:val="2EDC17EB"/>
    <w:rsid w:val="2EDC3225"/>
    <w:rsid w:val="2EE0CA98"/>
    <w:rsid w:val="2EE205EA"/>
    <w:rsid w:val="2EFE8EF9"/>
    <w:rsid w:val="2EFF0C7A"/>
    <w:rsid w:val="2F077E19"/>
    <w:rsid w:val="2F197092"/>
    <w:rsid w:val="2F1A63C1"/>
    <w:rsid w:val="2F25857B"/>
    <w:rsid w:val="2F36817B"/>
    <w:rsid w:val="2F4917B6"/>
    <w:rsid w:val="2F523A32"/>
    <w:rsid w:val="2F5CDAAF"/>
    <w:rsid w:val="2F6F2A39"/>
    <w:rsid w:val="2FA68804"/>
    <w:rsid w:val="2FB07071"/>
    <w:rsid w:val="2FB28FE8"/>
    <w:rsid w:val="2FCCD8DD"/>
    <w:rsid w:val="2FDFC396"/>
    <w:rsid w:val="30065F65"/>
    <w:rsid w:val="3021C811"/>
    <w:rsid w:val="3039AD4C"/>
    <w:rsid w:val="303B72F4"/>
    <w:rsid w:val="3047AAA8"/>
    <w:rsid w:val="305B1E14"/>
    <w:rsid w:val="305B547C"/>
    <w:rsid w:val="307417CD"/>
    <w:rsid w:val="3079390B"/>
    <w:rsid w:val="30ADA6C7"/>
    <w:rsid w:val="30BAC2D3"/>
    <w:rsid w:val="30D300D7"/>
    <w:rsid w:val="30E30D1A"/>
    <w:rsid w:val="30FEBB39"/>
    <w:rsid w:val="31172A77"/>
    <w:rsid w:val="311D46CC"/>
    <w:rsid w:val="312C70BD"/>
    <w:rsid w:val="3132A830"/>
    <w:rsid w:val="31495574"/>
    <w:rsid w:val="314D79A9"/>
    <w:rsid w:val="318C489B"/>
    <w:rsid w:val="319F8C0A"/>
    <w:rsid w:val="31EB67F1"/>
    <w:rsid w:val="31F32C77"/>
    <w:rsid w:val="320B1B92"/>
    <w:rsid w:val="320FCF1F"/>
    <w:rsid w:val="322D02B4"/>
    <w:rsid w:val="3231456D"/>
    <w:rsid w:val="324A90AB"/>
    <w:rsid w:val="327B13A7"/>
    <w:rsid w:val="32952704"/>
    <w:rsid w:val="3297C684"/>
    <w:rsid w:val="32A9A8EE"/>
    <w:rsid w:val="32BF29C7"/>
    <w:rsid w:val="32C55487"/>
    <w:rsid w:val="32CF0674"/>
    <w:rsid w:val="32D6F4F2"/>
    <w:rsid w:val="32D814C6"/>
    <w:rsid w:val="32E73BA0"/>
    <w:rsid w:val="32E94FFD"/>
    <w:rsid w:val="32EA17CE"/>
    <w:rsid w:val="330ADB0A"/>
    <w:rsid w:val="333A1FFB"/>
    <w:rsid w:val="3359165E"/>
    <w:rsid w:val="336C745C"/>
    <w:rsid w:val="336EB692"/>
    <w:rsid w:val="33705647"/>
    <w:rsid w:val="3381AE33"/>
    <w:rsid w:val="339966E3"/>
    <w:rsid w:val="33A99B4D"/>
    <w:rsid w:val="33B0AF85"/>
    <w:rsid w:val="33C0C179"/>
    <w:rsid w:val="33D73954"/>
    <w:rsid w:val="33EC191B"/>
    <w:rsid w:val="33F5D4D2"/>
    <w:rsid w:val="340A82A3"/>
    <w:rsid w:val="340F1E5B"/>
    <w:rsid w:val="34139134"/>
    <w:rsid w:val="3441B5B1"/>
    <w:rsid w:val="3460BC47"/>
    <w:rsid w:val="34653444"/>
    <w:rsid w:val="34941B8E"/>
    <w:rsid w:val="34944AE0"/>
    <w:rsid w:val="349B9B9E"/>
    <w:rsid w:val="34D462CD"/>
    <w:rsid w:val="34DFD69A"/>
    <w:rsid w:val="34FFC891"/>
    <w:rsid w:val="3501D4B0"/>
    <w:rsid w:val="35071432"/>
    <w:rsid w:val="350CD011"/>
    <w:rsid w:val="3514FBFC"/>
    <w:rsid w:val="3518331A"/>
    <w:rsid w:val="3524FB02"/>
    <w:rsid w:val="352A9CF4"/>
    <w:rsid w:val="355F2992"/>
    <w:rsid w:val="3563AF58"/>
    <w:rsid w:val="3575BBF3"/>
    <w:rsid w:val="3577A6E2"/>
    <w:rsid w:val="3577E496"/>
    <w:rsid w:val="3584F86A"/>
    <w:rsid w:val="3592A846"/>
    <w:rsid w:val="35C9423E"/>
    <w:rsid w:val="35E1B386"/>
    <w:rsid w:val="36124E4A"/>
    <w:rsid w:val="362D503F"/>
    <w:rsid w:val="3631F91C"/>
    <w:rsid w:val="3649AC92"/>
    <w:rsid w:val="36806352"/>
    <w:rsid w:val="3682648D"/>
    <w:rsid w:val="36B07DD7"/>
    <w:rsid w:val="36E38EA4"/>
    <w:rsid w:val="36FC268C"/>
    <w:rsid w:val="37085EF5"/>
    <w:rsid w:val="37096A41"/>
    <w:rsid w:val="371794B5"/>
    <w:rsid w:val="37205164"/>
    <w:rsid w:val="37328985"/>
    <w:rsid w:val="374AD55B"/>
    <w:rsid w:val="374B35D7"/>
    <w:rsid w:val="374D1D1D"/>
    <w:rsid w:val="374E8C56"/>
    <w:rsid w:val="376EF019"/>
    <w:rsid w:val="3785D308"/>
    <w:rsid w:val="379BA0F4"/>
    <w:rsid w:val="37A01733"/>
    <w:rsid w:val="37B56DEA"/>
    <w:rsid w:val="37C2A19D"/>
    <w:rsid w:val="37C9F364"/>
    <w:rsid w:val="37E11BFD"/>
    <w:rsid w:val="37EF7800"/>
    <w:rsid w:val="37F23A0E"/>
    <w:rsid w:val="381B58D7"/>
    <w:rsid w:val="38349871"/>
    <w:rsid w:val="38420304"/>
    <w:rsid w:val="384B93E2"/>
    <w:rsid w:val="38658C48"/>
    <w:rsid w:val="3874C776"/>
    <w:rsid w:val="3880147B"/>
    <w:rsid w:val="388AC048"/>
    <w:rsid w:val="38B6C4F0"/>
    <w:rsid w:val="38C0AED1"/>
    <w:rsid w:val="38C7905E"/>
    <w:rsid w:val="38D00CBC"/>
    <w:rsid w:val="38D2A9FB"/>
    <w:rsid w:val="38DF4420"/>
    <w:rsid w:val="38EF4DC2"/>
    <w:rsid w:val="38F960E3"/>
    <w:rsid w:val="3901BC84"/>
    <w:rsid w:val="39038418"/>
    <w:rsid w:val="390CDDA7"/>
    <w:rsid w:val="39292A78"/>
    <w:rsid w:val="392953BD"/>
    <w:rsid w:val="392E6850"/>
    <w:rsid w:val="394B8DDA"/>
    <w:rsid w:val="3966600A"/>
    <w:rsid w:val="397275AD"/>
    <w:rsid w:val="39B9F283"/>
    <w:rsid w:val="39BDD674"/>
    <w:rsid w:val="39C746AD"/>
    <w:rsid w:val="39F86E9E"/>
    <w:rsid w:val="39F982AC"/>
    <w:rsid w:val="39FC23C4"/>
    <w:rsid w:val="3A04A9A3"/>
    <w:rsid w:val="3A05CFB5"/>
    <w:rsid w:val="3A2125EB"/>
    <w:rsid w:val="3A291291"/>
    <w:rsid w:val="3A2A6E66"/>
    <w:rsid w:val="3A50C89C"/>
    <w:rsid w:val="3A554057"/>
    <w:rsid w:val="3A59EB5F"/>
    <w:rsid w:val="3A65C60F"/>
    <w:rsid w:val="3A6F83BC"/>
    <w:rsid w:val="3A7091EC"/>
    <w:rsid w:val="3A75DFE0"/>
    <w:rsid w:val="3A842820"/>
    <w:rsid w:val="3A8BC469"/>
    <w:rsid w:val="3AB77B37"/>
    <w:rsid w:val="3ADD6851"/>
    <w:rsid w:val="3AFB22EF"/>
    <w:rsid w:val="3AFBA6A2"/>
    <w:rsid w:val="3AFBCE8D"/>
    <w:rsid w:val="3AFEF67F"/>
    <w:rsid w:val="3B015186"/>
    <w:rsid w:val="3B015859"/>
    <w:rsid w:val="3B110895"/>
    <w:rsid w:val="3B2C174E"/>
    <w:rsid w:val="3B328A31"/>
    <w:rsid w:val="3B37AD23"/>
    <w:rsid w:val="3B86E81D"/>
    <w:rsid w:val="3B8CA5CE"/>
    <w:rsid w:val="3BD45AE3"/>
    <w:rsid w:val="3BDE6463"/>
    <w:rsid w:val="3BED1A1C"/>
    <w:rsid w:val="3C1DFC8A"/>
    <w:rsid w:val="3C22F037"/>
    <w:rsid w:val="3C359FD4"/>
    <w:rsid w:val="3C47EF19"/>
    <w:rsid w:val="3C597FE2"/>
    <w:rsid w:val="3C841220"/>
    <w:rsid w:val="3C979203"/>
    <w:rsid w:val="3C9AEA01"/>
    <w:rsid w:val="3CB62D0A"/>
    <w:rsid w:val="3CE0623D"/>
    <w:rsid w:val="3CE15E5C"/>
    <w:rsid w:val="3CF907C2"/>
    <w:rsid w:val="3D116DFE"/>
    <w:rsid w:val="3D203197"/>
    <w:rsid w:val="3D426C53"/>
    <w:rsid w:val="3D68A5DC"/>
    <w:rsid w:val="3D76B87F"/>
    <w:rsid w:val="3DAD087B"/>
    <w:rsid w:val="3DB102EA"/>
    <w:rsid w:val="3DC7181B"/>
    <w:rsid w:val="3DDE5785"/>
    <w:rsid w:val="3DE04AB7"/>
    <w:rsid w:val="3DEA09B9"/>
    <w:rsid w:val="3DEC4494"/>
    <w:rsid w:val="3DF3998B"/>
    <w:rsid w:val="3E2D79A9"/>
    <w:rsid w:val="3E40572A"/>
    <w:rsid w:val="3E520FA7"/>
    <w:rsid w:val="3E526B1A"/>
    <w:rsid w:val="3E79382D"/>
    <w:rsid w:val="3E8B1318"/>
    <w:rsid w:val="3E8D2CA2"/>
    <w:rsid w:val="3E9B2EC8"/>
    <w:rsid w:val="3E9EE0E5"/>
    <w:rsid w:val="3EB48081"/>
    <w:rsid w:val="3EBD1337"/>
    <w:rsid w:val="3EC5899C"/>
    <w:rsid w:val="3ED666E3"/>
    <w:rsid w:val="3F190FAD"/>
    <w:rsid w:val="3F2D0D0B"/>
    <w:rsid w:val="3F35487D"/>
    <w:rsid w:val="3F485CB9"/>
    <w:rsid w:val="3F5A6B62"/>
    <w:rsid w:val="3F6B6D17"/>
    <w:rsid w:val="3F7A8D26"/>
    <w:rsid w:val="3F84E95C"/>
    <w:rsid w:val="3FB439CF"/>
    <w:rsid w:val="3FB682FB"/>
    <w:rsid w:val="3FC235E0"/>
    <w:rsid w:val="3FC6EB78"/>
    <w:rsid w:val="3FCFFB0D"/>
    <w:rsid w:val="3FD6AEA0"/>
    <w:rsid w:val="3FD9DE36"/>
    <w:rsid w:val="3FE27D0F"/>
    <w:rsid w:val="3FECC3FD"/>
    <w:rsid w:val="40001AA2"/>
    <w:rsid w:val="4004D219"/>
    <w:rsid w:val="4019082C"/>
    <w:rsid w:val="401A63C3"/>
    <w:rsid w:val="4023551C"/>
    <w:rsid w:val="4026DC57"/>
    <w:rsid w:val="403735D4"/>
    <w:rsid w:val="403A3AFB"/>
    <w:rsid w:val="4057DBBC"/>
    <w:rsid w:val="4076F802"/>
    <w:rsid w:val="40895302"/>
    <w:rsid w:val="40B60030"/>
    <w:rsid w:val="40BC5FE5"/>
    <w:rsid w:val="40D6A914"/>
    <w:rsid w:val="40DFA7E9"/>
    <w:rsid w:val="40FDA5C4"/>
    <w:rsid w:val="41018DB2"/>
    <w:rsid w:val="4109662F"/>
    <w:rsid w:val="412250A8"/>
    <w:rsid w:val="413113A2"/>
    <w:rsid w:val="415E00A7"/>
    <w:rsid w:val="4176DF27"/>
    <w:rsid w:val="41789C79"/>
    <w:rsid w:val="41825011"/>
    <w:rsid w:val="418B7C5A"/>
    <w:rsid w:val="41C9662F"/>
    <w:rsid w:val="41D299D1"/>
    <w:rsid w:val="41DCA845"/>
    <w:rsid w:val="41E418D3"/>
    <w:rsid w:val="41E9DB55"/>
    <w:rsid w:val="42059577"/>
    <w:rsid w:val="4215C746"/>
    <w:rsid w:val="421F90BF"/>
    <w:rsid w:val="42249967"/>
    <w:rsid w:val="4238DBCE"/>
    <w:rsid w:val="4254F062"/>
    <w:rsid w:val="42682822"/>
    <w:rsid w:val="427CD0FC"/>
    <w:rsid w:val="4280DA78"/>
    <w:rsid w:val="4299BF9B"/>
    <w:rsid w:val="42A9E9D2"/>
    <w:rsid w:val="42B29A29"/>
    <w:rsid w:val="42B36247"/>
    <w:rsid w:val="42C175F0"/>
    <w:rsid w:val="42FF09A3"/>
    <w:rsid w:val="43126787"/>
    <w:rsid w:val="43146998"/>
    <w:rsid w:val="431AAEEA"/>
    <w:rsid w:val="4320AEA0"/>
    <w:rsid w:val="4324AE74"/>
    <w:rsid w:val="433021C4"/>
    <w:rsid w:val="433A6221"/>
    <w:rsid w:val="4347FF37"/>
    <w:rsid w:val="436F627B"/>
    <w:rsid w:val="43763DD2"/>
    <w:rsid w:val="43A27CC8"/>
    <w:rsid w:val="43A3317C"/>
    <w:rsid w:val="43BE8FC8"/>
    <w:rsid w:val="43C06942"/>
    <w:rsid w:val="4406993C"/>
    <w:rsid w:val="441F5D8F"/>
    <w:rsid w:val="44213C50"/>
    <w:rsid w:val="4422AF30"/>
    <w:rsid w:val="4428DDA4"/>
    <w:rsid w:val="4438F6CD"/>
    <w:rsid w:val="44474A50"/>
    <w:rsid w:val="445FE220"/>
    <w:rsid w:val="44631067"/>
    <w:rsid w:val="44815134"/>
    <w:rsid w:val="44976075"/>
    <w:rsid w:val="44BD7A81"/>
    <w:rsid w:val="44CD6410"/>
    <w:rsid w:val="44E84833"/>
    <w:rsid w:val="44F78D62"/>
    <w:rsid w:val="450521F3"/>
    <w:rsid w:val="4538A098"/>
    <w:rsid w:val="4541D8CA"/>
    <w:rsid w:val="4554FB04"/>
    <w:rsid w:val="4556087B"/>
    <w:rsid w:val="4556244E"/>
    <w:rsid w:val="45687D1C"/>
    <w:rsid w:val="456EADF5"/>
    <w:rsid w:val="456F2151"/>
    <w:rsid w:val="45847C7D"/>
    <w:rsid w:val="45900A31"/>
    <w:rsid w:val="45929133"/>
    <w:rsid w:val="45A2DA54"/>
    <w:rsid w:val="45C21E3C"/>
    <w:rsid w:val="45FDB791"/>
    <w:rsid w:val="46117DCC"/>
    <w:rsid w:val="46132C62"/>
    <w:rsid w:val="4614CAEB"/>
    <w:rsid w:val="462C8590"/>
    <w:rsid w:val="46388558"/>
    <w:rsid w:val="46413E65"/>
    <w:rsid w:val="465B48E8"/>
    <w:rsid w:val="46672C99"/>
    <w:rsid w:val="466A6BFA"/>
    <w:rsid w:val="46A008DC"/>
    <w:rsid w:val="46ADFB0D"/>
    <w:rsid w:val="46B4F85E"/>
    <w:rsid w:val="46BC893E"/>
    <w:rsid w:val="46C1C66A"/>
    <w:rsid w:val="46D53F81"/>
    <w:rsid w:val="46D71796"/>
    <w:rsid w:val="46E327B0"/>
    <w:rsid w:val="46ED8ACB"/>
    <w:rsid w:val="46F20F57"/>
    <w:rsid w:val="46F8BD99"/>
    <w:rsid w:val="46FC8A59"/>
    <w:rsid w:val="4709A980"/>
    <w:rsid w:val="471C1444"/>
    <w:rsid w:val="471E3E39"/>
    <w:rsid w:val="471EB86C"/>
    <w:rsid w:val="47266947"/>
    <w:rsid w:val="472CA70E"/>
    <w:rsid w:val="4752C823"/>
    <w:rsid w:val="47686654"/>
    <w:rsid w:val="476D6E9F"/>
    <w:rsid w:val="4772694E"/>
    <w:rsid w:val="477FDE9E"/>
    <w:rsid w:val="4780BB41"/>
    <w:rsid w:val="478359A3"/>
    <w:rsid w:val="47835A29"/>
    <w:rsid w:val="4791CB2F"/>
    <w:rsid w:val="47B62B78"/>
    <w:rsid w:val="47DFE3E8"/>
    <w:rsid w:val="47EC2ED8"/>
    <w:rsid w:val="47F32485"/>
    <w:rsid w:val="47F653A9"/>
    <w:rsid w:val="47FE2CEF"/>
    <w:rsid w:val="48045DDC"/>
    <w:rsid w:val="48054F95"/>
    <w:rsid w:val="481FFADB"/>
    <w:rsid w:val="482B3440"/>
    <w:rsid w:val="4840E3D5"/>
    <w:rsid w:val="4849B972"/>
    <w:rsid w:val="48524F6A"/>
    <w:rsid w:val="48996A2B"/>
    <w:rsid w:val="48DA8612"/>
    <w:rsid w:val="48E36612"/>
    <w:rsid w:val="48E654E2"/>
    <w:rsid w:val="48F9B466"/>
    <w:rsid w:val="49011FA4"/>
    <w:rsid w:val="49025A62"/>
    <w:rsid w:val="4919EE49"/>
    <w:rsid w:val="491DE5CB"/>
    <w:rsid w:val="49256775"/>
    <w:rsid w:val="492C7364"/>
    <w:rsid w:val="492F8A70"/>
    <w:rsid w:val="494F593C"/>
    <w:rsid w:val="498C8159"/>
    <w:rsid w:val="49929566"/>
    <w:rsid w:val="49947158"/>
    <w:rsid w:val="499840B7"/>
    <w:rsid w:val="49A53C96"/>
    <w:rsid w:val="49ADD44D"/>
    <w:rsid w:val="4A0215CC"/>
    <w:rsid w:val="4A10A542"/>
    <w:rsid w:val="4A16B06A"/>
    <w:rsid w:val="4A282A91"/>
    <w:rsid w:val="4A316CD6"/>
    <w:rsid w:val="4A41F04B"/>
    <w:rsid w:val="4A4AC69A"/>
    <w:rsid w:val="4A80A07A"/>
    <w:rsid w:val="4AB197AA"/>
    <w:rsid w:val="4AB25F1B"/>
    <w:rsid w:val="4ACAA3A6"/>
    <w:rsid w:val="4ACEC85C"/>
    <w:rsid w:val="4AEF7FCB"/>
    <w:rsid w:val="4B248FB3"/>
    <w:rsid w:val="4B3A5E90"/>
    <w:rsid w:val="4B769629"/>
    <w:rsid w:val="4B79FFA4"/>
    <w:rsid w:val="4B7AEEF3"/>
    <w:rsid w:val="4BBDF6E1"/>
    <w:rsid w:val="4BE35E4B"/>
    <w:rsid w:val="4C0481A1"/>
    <w:rsid w:val="4C1BC433"/>
    <w:rsid w:val="4C29EAC2"/>
    <w:rsid w:val="4C30C32A"/>
    <w:rsid w:val="4C333A13"/>
    <w:rsid w:val="4C3A65D7"/>
    <w:rsid w:val="4C629B59"/>
    <w:rsid w:val="4C8E1522"/>
    <w:rsid w:val="4CA3368B"/>
    <w:rsid w:val="4CAA8E8E"/>
    <w:rsid w:val="4CBF3670"/>
    <w:rsid w:val="4CD9CD05"/>
    <w:rsid w:val="4D172269"/>
    <w:rsid w:val="4D2ADF1E"/>
    <w:rsid w:val="4D357EDA"/>
    <w:rsid w:val="4D36570F"/>
    <w:rsid w:val="4D37A7BD"/>
    <w:rsid w:val="4D39E343"/>
    <w:rsid w:val="4D4E109B"/>
    <w:rsid w:val="4D4E1CC1"/>
    <w:rsid w:val="4D71A186"/>
    <w:rsid w:val="4D792FCC"/>
    <w:rsid w:val="4D8EBA5F"/>
    <w:rsid w:val="4D9D122F"/>
    <w:rsid w:val="4D9FF86A"/>
    <w:rsid w:val="4DDE0890"/>
    <w:rsid w:val="4DE2EFC2"/>
    <w:rsid w:val="4DE5733C"/>
    <w:rsid w:val="4DEA5F25"/>
    <w:rsid w:val="4E039759"/>
    <w:rsid w:val="4E2613FA"/>
    <w:rsid w:val="4E4E6150"/>
    <w:rsid w:val="4E4FAF9F"/>
    <w:rsid w:val="4E6E13D7"/>
    <w:rsid w:val="4E750443"/>
    <w:rsid w:val="4E8736C2"/>
    <w:rsid w:val="4E8C95A3"/>
    <w:rsid w:val="4E9917FF"/>
    <w:rsid w:val="4EC43A11"/>
    <w:rsid w:val="4ECD3F00"/>
    <w:rsid w:val="4ECE9B9B"/>
    <w:rsid w:val="4ED46E3B"/>
    <w:rsid w:val="4EDFE958"/>
    <w:rsid w:val="4EEF1F86"/>
    <w:rsid w:val="4F073ECB"/>
    <w:rsid w:val="4F344174"/>
    <w:rsid w:val="4F4B7B26"/>
    <w:rsid w:val="4F4DAAA1"/>
    <w:rsid w:val="4F5A3692"/>
    <w:rsid w:val="4F5B8DC4"/>
    <w:rsid w:val="4FB9E2B1"/>
    <w:rsid w:val="4FD0503C"/>
    <w:rsid w:val="4FD1A263"/>
    <w:rsid w:val="4FE9EDE6"/>
    <w:rsid w:val="4FEE65E5"/>
    <w:rsid w:val="4FF82579"/>
    <w:rsid w:val="500230F9"/>
    <w:rsid w:val="5076F196"/>
    <w:rsid w:val="50A08D8A"/>
    <w:rsid w:val="50A309B9"/>
    <w:rsid w:val="50A3ACD7"/>
    <w:rsid w:val="50A67AC3"/>
    <w:rsid w:val="50C3BD7A"/>
    <w:rsid w:val="50C4EC6A"/>
    <w:rsid w:val="50C88F88"/>
    <w:rsid w:val="50CCB49B"/>
    <w:rsid w:val="50EC6C0B"/>
    <w:rsid w:val="50EEE6A2"/>
    <w:rsid w:val="51034E71"/>
    <w:rsid w:val="5116E191"/>
    <w:rsid w:val="5122A911"/>
    <w:rsid w:val="5147D1B5"/>
    <w:rsid w:val="517C884D"/>
    <w:rsid w:val="5185C850"/>
    <w:rsid w:val="51B07652"/>
    <w:rsid w:val="51BC98A0"/>
    <w:rsid w:val="51DC2ACF"/>
    <w:rsid w:val="51DE89A2"/>
    <w:rsid w:val="51E45FB7"/>
    <w:rsid w:val="520A9781"/>
    <w:rsid w:val="520F4E70"/>
    <w:rsid w:val="52193ADE"/>
    <w:rsid w:val="52236EA1"/>
    <w:rsid w:val="5228A174"/>
    <w:rsid w:val="52316B3D"/>
    <w:rsid w:val="5255473B"/>
    <w:rsid w:val="525A55B4"/>
    <w:rsid w:val="5287D2F6"/>
    <w:rsid w:val="529EF27E"/>
    <w:rsid w:val="52AB881E"/>
    <w:rsid w:val="52BA67CA"/>
    <w:rsid w:val="52C6B61D"/>
    <w:rsid w:val="52D343F3"/>
    <w:rsid w:val="52D73CB2"/>
    <w:rsid w:val="52E186DB"/>
    <w:rsid w:val="530132EC"/>
    <w:rsid w:val="53022961"/>
    <w:rsid w:val="5356F81B"/>
    <w:rsid w:val="5362F80E"/>
    <w:rsid w:val="537C87DD"/>
    <w:rsid w:val="538AD212"/>
    <w:rsid w:val="53A23956"/>
    <w:rsid w:val="53A28278"/>
    <w:rsid w:val="53A81FC8"/>
    <w:rsid w:val="53A98F7E"/>
    <w:rsid w:val="53CE0909"/>
    <w:rsid w:val="53E85609"/>
    <w:rsid w:val="54113AC3"/>
    <w:rsid w:val="54182F1D"/>
    <w:rsid w:val="542D9FB6"/>
    <w:rsid w:val="54375ED1"/>
    <w:rsid w:val="543C11E4"/>
    <w:rsid w:val="54458527"/>
    <w:rsid w:val="547AD38C"/>
    <w:rsid w:val="5489C123"/>
    <w:rsid w:val="54999E60"/>
    <w:rsid w:val="54B13637"/>
    <w:rsid w:val="54BC5281"/>
    <w:rsid w:val="54BD1137"/>
    <w:rsid w:val="54C7F4E3"/>
    <w:rsid w:val="54D69F69"/>
    <w:rsid w:val="54F1975F"/>
    <w:rsid w:val="551EE637"/>
    <w:rsid w:val="55204FEF"/>
    <w:rsid w:val="5528BC09"/>
    <w:rsid w:val="5529389A"/>
    <w:rsid w:val="5547CDBC"/>
    <w:rsid w:val="555A2776"/>
    <w:rsid w:val="55621EB5"/>
    <w:rsid w:val="557E1BE2"/>
    <w:rsid w:val="55D3334A"/>
    <w:rsid w:val="55E3ED37"/>
    <w:rsid w:val="55EA5D36"/>
    <w:rsid w:val="55F3DBEF"/>
    <w:rsid w:val="55F8CAF0"/>
    <w:rsid w:val="560A619B"/>
    <w:rsid w:val="56253C74"/>
    <w:rsid w:val="562793BB"/>
    <w:rsid w:val="563BE982"/>
    <w:rsid w:val="5647AD7F"/>
    <w:rsid w:val="5694C6B6"/>
    <w:rsid w:val="56A4A1CF"/>
    <w:rsid w:val="56B80974"/>
    <w:rsid w:val="56B84CFE"/>
    <w:rsid w:val="56CF2976"/>
    <w:rsid w:val="56CFF2BF"/>
    <w:rsid w:val="56D50F2F"/>
    <w:rsid w:val="56E30B6A"/>
    <w:rsid w:val="56E36677"/>
    <w:rsid w:val="56E65465"/>
    <w:rsid w:val="56EDB05E"/>
    <w:rsid w:val="56F0C96B"/>
    <w:rsid w:val="56F0CAD0"/>
    <w:rsid w:val="56F6DA0B"/>
    <w:rsid w:val="5710062B"/>
    <w:rsid w:val="5719236F"/>
    <w:rsid w:val="57887F04"/>
    <w:rsid w:val="57A2AE91"/>
    <w:rsid w:val="57B83892"/>
    <w:rsid w:val="57C3DFED"/>
    <w:rsid w:val="57E90792"/>
    <w:rsid w:val="580838AC"/>
    <w:rsid w:val="581532D4"/>
    <w:rsid w:val="581F7893"/>
    <w:rsid w:val="5839D026"/>
    <w:rsid w:val="5847CFDA"/>
    <w:rsid w:val="585594E6"/>
    <w:rsid w:val="5885FC47"/>
    <w:rsid w:val="58970052"/>
    <w:rsid w:val="589B36CC"/>
    <w:rsid w:val="58B3A592"/>
    <w:rsid w:val="58B549D1"/>
    <w:rsid w:val="58BD1947"/>
    <w:rsid w:val="58BFADE7"/>
    <w:rsid w:val="58C6BF74"/>
    <w:rsid w:val="58D63D4F"/>
    <w:rsid w:val="58FB92B8"/>
    <w:rsid w:val="59034406"/>
    <w:rsid w:val="591998B8"/>
    <w:rsid w:val="59212F60"/>
    <w:rsid w:val="5925FEE5"/>
    <w:rsid w:val="5949B0FE"/>
    <w:rsid w:val="5963477B"/>
    <w:rsid w:val="5973FCAB"/>
    <w:rsid w:val="597C7BC4"/>
    <w:rsid w:val="597D4E80"/>
    <w:rsid w:val="5990384A"/>
    <w:rsid w:val="599F12F0"/>
    <w:rsid w:val="59A93F25"/>
    <w:rsid w:val="59AB2AF9"/>
    <w:rsid w:val="59B0213B"/>
    <w:rsid w:val="59D2198A"/>
    <w:rsid w:val="59DA65E4"/>
    <w:rsid w:val="59E71464"/>
    <w:rsid w:val="59F43BE4"/>
    <w:rsid w:val="5A073190"/>
    <w:rsid w:val="5A077075"/>
    <w:rsid w:val="5A30C473"/>
    <w:rsid w:val="5A468639"/>
    <w:rsid w:val="5A60D2EC"/>
    <w:rsid w:val="5A787EA7"/>
    <w:rsid w:val="5A7A5B31"/>
    <w:rsid w:val="5A841522"/>
    <w:rsid w:val="5ACD91E5"/>
    <w:rsid w:val="5AD88958"/>
    <w:rsid w:val="5ADD1D47"/>
    <w:rsid w:val="5ADD5627"/>
    <w:rsid w:val="5AF6907A"/>
    <w:rsid w:val="5B0A71A0"/>
    <w:rsid w:val="5B19C093"/>
    <w:rsid w:val="5B85D402"/>
    <w:rsid w:val="5B8D16ED"/>
    <w:rsid w:val="5B90C530"/>
    <w:rsid w:val="5B95C224"/>
    <w:rsid w:val="5B96EAA3"/>
    <w:rsid w:val="5B9727A8"/>
    <w:rsid w:val="5BC4E155"/>
    <w:rsid w:val="5BCE10FD"/>
    <w:rsid w:val="5BD22A82"/>
    <w:rsid w:val="5C021F82"/>
    <w:rsid w:val="5C0B5FFC"/>
    <w:rsid w:val="5C0C55B9"/>
    <w:rsid w:val="5C12C4D8"/>
    <w:rsid w:val="5C1B4944"/>
    <w:rsid w:val="5C21FC02"/>
    <w:rsid w:val="5C41A463"/>
    <w:rsid w:val="5C4DD1E6"/>
    <w:rsid w:val="5C71609C"/>
    <w:rsid w:val="5C7B0CD1"/>
    <w:rsid w:val="5C7D3215"/>
    <w:rsid w:val="5C8DFAAF"/>
    <w:rsid w:val="5C97F5BD"/>
    <w:rsid w:val="5C9D3D1E"/>
    <w:rsid w:val="5CAC763B"/>
    <w:rsid w:val="5CD01B3A"/>
    <w:rsid w:val="5CDC4980"/>
    <w:rsid w:val="5CE4C5EC"/>
    <w:rsid w:val="5CF14CDD"/>
    <w:rsid w:val="5D05055E"/>
    <w:rsid w:val="5D0DB27A"/>
    <w:rsid w:val="5D0E90FC"/>
    <w:rsid w:val="5D2272BB"/>
    <w:rsid w:val="5D250DAD"/>
    <w:rsid w:val="5D29986C"/>
    <w:rsid w:val="5D4C64AE"/>
    <w:rsid w:val="5D71AF2E"/>
    <w:rsid w:val="5D71B8CA"/>
    <w:rsid w:val="5DA1F6B1"/>
    <w:rsid w:val="5DA5DE65"/>
    <w:rsid w:val="5DAE333E"/>
    <w:rsid w:val="5DAFE46E"/>
    <w:rsid w:val="5DBC6C06"/>
    <w:rsid w:val="5DC3BAF6"/>
    <w:rsid w:val="5DCCBC3F"/>
    <w:rsid w:val="5DD02227"/>
    <w:rsid w:val="5DD2CD9F"/>
    <w:rsid w:val="5DD87411"/>
    <w:rsid w:val="5DF0C9B2"/>
    <w:rsid w:val="5E41C9ED"/>
    <w:rsid w:val="5E592E26"/>
    <w:rsid w:val="5E5D3377"/>
    <w:rsid w:val="5E7D5EE3"/>
    <w:rsid w:val="5E9B51E8"/>
    <w:rsid w:val="5EA9D546"/>
    <w:rsid w:val="5EB06476"/>
    <w:rsid w:val="5EBC9E1D"/>
    <w:rsid w:val="5ED58940"/>
    <w:rsid w:val="5EE1EAD0"/>
    <w:rsid w:val="5EF73986"/>
    <w:rsid w:val="5EFC96D6"/>
    <w:rsid w:val="5F17CF12"/>
    <w:rsid w:val="5F2E507D"/>
    <w:rsid w:val="5F2F5F47"/>
    <w:rsid w:val="5F43F4EB"/>
    <w:rsid w:val="5F7CDBCF"/>
    <w:rsid w:val="5F880826"/>
    <w:rsid w:val="5F97E6A4"/>
    <w:rsid w:val="5FA32D28"/>
    <w:rsid w:val="5FB84729"/>
    <w:rsid w:val="5FBBF345"/>
    <w:rsid w:val="5FF92356"/>
    <w:rsid w:val="6007D8A2"/>
    <w:rsid w:val="60298DD9"/>
    <w:rsid w:val="602F7D6C"/>
    <w:rsid w:val="603F1CD5"/>
    <w:rsid w:val="60696AF4"/>
    <w:rsid w:val="607B1FC6"/>
    <w:rsid w:val="608E1D0A"/>
    <w:rsid w:val="6096DC58"/>
    <w:rsid w:val="60980E78"/>
    <w:rsid w:val="609CF980"/>
    <w:rsid w:val="60B2FB30"/>
    <w:rsid w:val="60E2EA30"/>
    <w:rsid w:val="6102C1F4"/>
    <w:rsid w:val="610E4947"/>
    <w:rsid w:val="613F4369"/>
    <w:rsid w:val="6145BC88"/>
    <w:rsid w:val="6155BE44"/>
    <w:rsid w:val="617A4274"/>
    <w:rsid w:val="61951A56"/>
    <w:rsid w:val="61BBDA0E"/>
    <w:rsid w:val="61C270ED"/>
    <w:rsid w:val="61E81CD2"/>
    <w:rsid w:val="61FDAB68"/>
    <w:rsid w:val="62070689"/>
    <w:rsid w:val="620B33F7"/>
    <w:rsid w:val="6214618E"/>
    <w:rsid w:val="6220AECF"/>
    <w:rsid w:val="6229FBD9"/>
    <w:rsid w:val="622F5ED0"/>
    <w:rsid w:val="6231822E"/>
    <w:rsid w:val="623E4980"/>
    <w:rsid w:val="624C9B55"/>
    <w:rsid w:val="62537811"/>
    <w:rsid w:val="625B949F"/>
    <w:rsid w:val="625F2488"/>
    <w:rsid w:val="6265B2B4"/>
    <w:rsid w:val="62A11E6A"/>
    <w:rsid w:val="62D50CD7"/>
    <w:rsid w:val="62EDE4AA"/>
    <w:rsid w:val="62EE1E51"/>
    <w:rsid w:val="630C210D"/>
    <w:rsid w:val="631E6949"/>
    <w:rsid w:val="631E781D"/>
    <w:rsid w:val="6326FB4F"/>
    <w:rsid w:val="632CCFD6"/>
    <w:rsid w:val="6344D79A"/>
    <w:rsid w:val="635DD66E"/>
    <w:rsid w:val="6369610E"/>
    <w:rsid w:val="636C79CA"/>
    <w:rsid w:val="637DF94A"/>
    <w:rsid w:val="637EA5E9"/>
    <w:rsid w:val="6387E815"/>
    <w:rsid w:val="638935B0"/>
    <w:rsid w:val="639BC69C"/>
    <w:rsid w:val="63A39928"/>
    <w:rsid w:val="63A4A2BF"/>
    <w:rsid w:val="63B166D9"/>
    <w:rsid w:val="63B78A29"/>
    <w:rsid w:val="63C9783C"/>
    <w:rsid w:val="63CED638"/>
    <w:rsid w:val="63D946DA"/>
    <w:rsid w:val="63DA646C"/>
    <w:rsid w:val="63FA3A87"/>
    <w:rsid w:val="6432F44D"/>
    <w:rsid w:val="643DE7AC"/>
    <w:rsid w:val="64478111"/>
    <w:rsid w:val="645BC7C8"/>
    <w:rsid w:val="6463F526"/>
    <w:rsid w:val="64ECA55F"/>
    <w:rsid w:val="64ECE3E0"/>
    <w:rsid w:val="64F6123A"/>
    <w:rsid w:val="650458BD"/>
    <w:rsid w:val="6509682A"/>
    <w:rsid w:val="650A454D"/>
    <w:rsid w:val="651477E2"/>
    <w:rsid w:val="65152C00"/>
    <w:rsid w:val="651E203D"/>
    <w:rsid w:val="652CA420"/>
    <w:rsid w:val="653BE707"/>
    <w:rsid w:val="6568CE96"/>
    <w:rsid w:val="658EBA0A"/>
    <w:rsid w:val="65BE3D81"/>
    <w:rsid w:val="65DA4D09"/>
    <w:rsid w:val="65ECAAFB"/>
    <w:rsid w:val="6619CE24"/>
    <w:rsid w:val="66266D27"/>
    <w:rsid w:val="66427B49"/>
    <w:rsid w:val="665416C9"/>
    <w:rsid w:val="66573EC6"/>
    <w:rsid w:val="667CD177"/>
    <w:rsid w:val="667F3D9F"/>
    <w:rsid w:val="66C89F57"/>
    <w:rsid w:val="66C92D6C"/>
    <w:rsid w:val="66D2E7C9"/>
    <w:rsid w:val="66E115AD"/>
    <w:rsid w:val="66E63EA0"/>
    <w:rsid w:val="66E949C5"/>
    <w:rsid w:val="67066F71"/>
    <w:rsid w:val="673C54D3"/>
    <w:rsid w:val="673F69E4"/>
    <w:rsid w:val="67610B8D"/>
    <w:rsid w:val="677809D3"/>
    <w:rsid w:val="6779E2B6"/>
    <w:rsid w:val="67826B04"/>
    <w:rsid w:val="67ADAFC5"/>
    <w:rsid w:val="67BF4C94"/>
    <w:rsid w:val="67E001FD"/>
    <w:rsid w:val="67E09692"/>
    <w:rsid w:val="67F6637B"/>
    <w:rsid w:val="67FF3D46"/>
    <w:rsid w:val="682D683D"/>
    <w:rsid w:val="6837DAA2"/>
    <w:rsid w:val="6864AA59"/>
    <w:rsid w:val="68737150"/>
    <w:rsid w:val="68854967"/>
    <w:rsid w:val="6889F989"/>
    <w:rsid w:val="68A0E9A4"/>
    <w:rsid w:val="68ACBC13"/>
    <w:rsid w:val="68C6192A"/>
    <w:rsid w:val="68DAF9A6"/>
    <w:rsid w:val="68F84624"/>
    <w:rsid w:val="6911317D"/>
    <w:rsid w:val="69194E5A"/>
    <w:rsid w:val="691F0FAB"/>
    <w:rsid w:val="692E46B1"/>
    <w:rsid w:val="6942AB9B"/>
    <w:rsid w:val="694511F7"/>
    <w:rsid w:val="694C5BA9"/>
    <w:rsid w:val="699652AD"/>
    <w:rsid w:val="69A0AC64"/>
    <w:rsid w:val="69BFA8AC"/>
    <w:rsid w:val="69EB91BF"/>
    <w:rsid w:val="69EE9170"/>
    <w:rsid w:val="6A08B5EC"/>
    <w:rsid w:val="6A26FD8D"/>
    <w:rsid w:val="6A2CB9F1"/>
    <w:rsid w:val="6A31192A"/>
    <w:rsid w:val="6A539634"/>
    <w:rsid w:val="6A5962A4"/>
    <w:rsid w:val="6A5C36F1"/>
    <w:rsid w:val="6A5C7049"/>
    <w:rsid w:val="6A61BDE8"/>
    <w:rsid w:val="6A8D0E0A"/>
    <w:rsid w:val="6A91177B"/>
    <w:rsid w:val="6AA71067"/>
    <w:rsid w:val="6ADD25D5"/>
    <w:rsid w:val="6B106B8C"/>
    <w:rsid w:val="6B1C67E1"/>
    <w:rsid w:val="6B2B0806"/>
    <w:rsid w:val="6B2BA904"/>
    <w:rsid w:val="6B45E5DD"/>
    <w:rsid w:val="6B4F1C4F"/>
    <w:rsid w:val="6B5A534C"/>
    <w:rsid w:val="6B610826"/>
    <w:rsid w:val="6B6B3831"/>
    <w:rsid w:val="6B8F9EB4"/>
    <w:rsid w:val="6BAFDB23"/>
    <w:rsid w:val="6BBA039E"/>
    <w:rsid w:val="6BCA1150"/>
    <w:rsid w:val="6BD157FF"/>
    <w:rsid w:val="6BDD427C"/>
    <w:rsid w:val="6C101F8E"/>
    <w:rsid w:val="6C135F63"/>
    <w:rsid w:val="6C2553FA"/>
    <w:rsid w:val="6C25F79B"/>
    <w:rsid w:val="6C2D4FD3"/>
    <w:rsid w:val="6C40E508"/>
    <w:rsid w:val="6C667C43"/>
    <w:rsid w:val="6C68D568"/>
    <w:rsid w:val="6C7E896B"/>
    <w:rsid w:val="6CAD995A"/>
    <w:rsid w:val="6CAE86DD"/>
    <w:rsid w:val="6CE6B2C6"/>
    <w:rsid w:val="6CF653FA"/>
    <w:rsid w:val="6D2612B5"/>
    <w:rsid w:val="6D3874BB"/>
    <w:rsid w:val="6D5DD434"/>
    <w:rsid w:val="6DA0C096"/>
    <w:rsid w:val="6DA60798"/>
    <w:rsid w:val="6DD1B90D"/>
    <w:rsid w:val="6DD7E58D"/>
    <w:rsid w:val="6DE41274"/>
    <w:rsid w:val="6DF8FB23"/>
    <w:rsid w:val="6E049DBF"/>
    <w:rsid w:val="6E13DA4A"/>
    <w:rsid w:val="6E1467B8"/>
    <w:rsid w:val="6E2093C4"/>
    <w:rsid w:val="6E400B08"/>
    <w:rsid w:val="6E42EFB2"/>
    <w:rsid w:val="6E4AEB08"/>
    <w:rsid w:val="6E549B2E"/>
    <w:rsid w:val="6E686C36"/>
    <w:rsid w:val="6E8AC203"/>
    <w:rsid w:val="6E916F3C"/>
    <w:rsid w:val="6ECB0092"/>
    <w:rsid w:val="6EDB0A14"/>
    <w:rsid w:val="6F02DB3C"/>
    <w:rsid w:val="6F08F8C1"/>
    <w:rsid w:val="6F0DE4DE"/>
    <w:rsid w:val="6F439E1C"/>
    <w:rsid w:val="6F591E26"/>
    <w:rsid w:val="6F619610"/>
    <w:rsid w:val="6F63743C"/>
    <w:rsid w:val="6F676428"/>
    <w:rsid w:val="6F7FDE5F"/>
    <w:rsid w:val="6F946E3C"/>
    <w:rsid w:val="6F94CFF5"/>
    <w:rsid w:val="6FA6501C"/>
    <w:rsid w:val="6FA70D6F"/>
    <w:rsid w:val="6FC84761"/>
    <w:rsid w:val="6FC85447"/>
    <w:rsid w:val="6FDD3683"/>
    <w:rsid w:val="6FDDF2B7"/>
    <w:rsid w:val="6FE0C44F"/>
    <w:rsid w:val="6FEEAC53"/>
    <w:rsid w:val="6FF2668C"/>
    <w:rsid w:val="6FF51AF0"/>
    <w:rsid w:val="7011EECF"/>
    <w:rsid w:val="70232A8D"/>
    <w:rsid w:val="704708FD"/>
    <w:rsid w:val="704BB88B"/>
    <w:rsid w:val="705B34F8"/>
    <w:rsid w:val="7069E7E4"/>
    <w:rsid w:val="7082DA1A"/>
    <w:rsid w:val="7083AD39"/>
    <w:rsid w:val="7096E824"/>
    <w:rsid w:val="70C58120"/>
    <w:rsid w:val="70D6FA5C"/>
    <w:rsid w:val="70E1350D"/>
    <w:rsid w:val="7106562E"/>
    <w:rsid w:val="71106C11"/>
    <w:rsid w:val="711782D0"/>
    <w:rsid w:val="71318108"/>
    <w:rsid w:val="717B4C4C"/>
    <w:rsid w:val="71869D7C"/>
    <w:rsid w:val="719B0A19"/>
    <w:rsid w:val="719F17C8"/>
    <w:rsid w:val="71D17D5E"/>
    <w:rsid w:val="71E8D04C"/>
    <w:rsid w:val="71F183F9"/>
    <w:rsid w:val="72049929"/>
    <w:rsid w:val="720807E7"/>
    <w:rsid w:val="72145CAC"/>
    <w:rsid w:val="721C0818"/>
    <w:rsid w:val="7220F4DD"/>
    <w:rsid w:val="722A09B0"/>
    <w:rsid w:val="722DCA95"/>
    <w:rsid w:val="72440FA5"/>
    <w:rsid w:val="72461532"/>
    <w:rsid w:val="724BC7F9"/>
    <w:rsid w:val="724EFD7B"/>
    <w:rsid w:val="7254E860"/>
    <w:rsid w:val="72976341"/>
    <w:rsid w:val="73004E8A"/>
    <w:rsid w:val="73171128"/>
    <w:rsid w:val="7325AE71"/>
    <w:rsid w:val="73262FBE"/>
    <w:rsid w:val="7328CB07"/>
    <w:rsid w:val="73346FEF"/>
    <w:rsid w:val="73353A5D"/>
    <w:rsid w:val="733A9C35"/>
    <w:rsid w:val="73459BDF"/>
    <w:rsid w:val="736AA560"/>
    <w:rsid w:val="73759F89"/>
    <w:rsid w:val="7381CDCB"/>
    <w:rsid w:val="7382EECF"/>
    <w:rsid w:val="73932F47"/>
    <w:rsid w:val="739AD052"/>
    <w:rsid w:val="73AF5D29"/>
    <w:rsid w:val="73B0E013"/>
    <w:rsid w:val="73C98362"/>
    <w:rsid w:val="73E48DD2"/>
    <w:rsid w:val="74137D17"/>
    <w:rsid w:val="742B075F"/>
    <w:rsid w:val="742FA302"/>
    <w:rsid w:val="7467AB13"/>
    <w:rsid w:val="7480270F"/>
    <w:rsid w:val="74874706"/>
    <w:rsid w:val="748D911C"/>
    <w:rsid w:val="74BA4153"/>
    <w:rsid w:val="74C1E047"/>
    <w:rsid w:val="74CD58D8"/>
    <w:rsid w:val="74E10DFB"/>
    <w:rsid w:val="74F55B17"/>
    <w:rsid w:val="74F5E3F3"/>
    <w:rsid w:val="74F83E52"/>
    <w:rsid w:val="7506CC5F"/>
    <w:rsid w:val="7512D510"/>
    <w:rsid w:val="75338511"/>
    <w:rsid w:val="753C2BC2"/>
    <w:rsid w:val="7566CC73"/>
    <w:rsid w:val="7579CC04"/>
    <w:rsid w:val="75866491"/>
    <w:rsid w:val="75932786"/>
    <w:rsid w:val="759E4563"/>
    <w:rsid w:val="75A2F499"/>
    <w:rsid w:val="75AE9D31"/>
    <w:rsid w:val="75C45345"/>
    <w:rsid w:val="75D07FAD"/>
    <w:rsid w:val="75EC869F"/>
    <w:rsid w:val="76027D79"/>
    <w:rsid w:val="76046CB2"/>
    <w:rsid w:val="7620CDD6"/>
    <w:rsid w:val="76282E38"/>
    <w:rsid w:val="7630B7E2"/>
    <w:rsid w:val="7666F54D"/>
    <w:rsid w:val="7673B0EC"/>
    <w:rsid w:val="767CA529"/>
    <w:rsid w:val="76838026"/>
    <w:rsid w:val="76CEC460"/>
    <w:rsid w:val="76D53B35"/>
    <w:rsid w:val="76D6CC0D"/>
    <w:rsid w:val="7713FC84"/>
    <w:rsid w:val="77473E70"/>
    <w:rsid w:val="774F47D2"/>
    <w:rsid w:val="77516A62"/>
    <w:rsid w:val="77566B64"/>
    <w:rsid w:val="7789200A"/>
    <w:rsid w:val="778CCC01"/>
    <w:rsid w:val="77E761B0"/>
    <w:rsid w:val="77F68BC1"/>
    <w:rsid w:val="7802686C"/>
    <w:rsid w:val="7808DD99"/>
    <w:rsid w:val="780CA4DE"/>
    <w:rsid w:val="78164244"/>
    <w:rsid w:val="781A62D1"/>
    <w:rsid w:val="7820A71D"/>
    <w:rsid w:val="7830365B"/>
    <w:rsid w:val="7835E3BD"/>
    <w:rsid w:val="783A9BB9"/>
    <w:rsid w:val="783B8759"/>
    <w:rsid w:val="7849C4F0"/>
    <w:rsid w:val="784EDCF2"/>
    <w:rsid w:val="785341EF"/>
    <w:rsid w:val="786028A0"/>
    <w:rsid w:val="7861ADC7"/>
    <w:rsid w:val="787E64E3"/>
    <w:rsid w:val="78E2C6D0"/>
    <w:rsid w:val="78EB5B65"/>
    <w:rsid w:val="78EC35C6"/>
    <w:rsid w:val="78FD41CF"/>
    <w:rsid w:val="79170095"/>
    <w:rsid w:val="79571360"/>
    <w:rsid w:val="7958AE60"/>
    <w:rsid w:val="795AA52E"/>
    <w:rsid w:val="795B9664"/>
    <w:rsid w:val="796591F1"/>
    <w:rsid w:val="7970025F"/>
    <w:rsid w:val="7995524C"/>
    <w:rsid w:val="79A34447"/>
    <w:rsid w:val="79A5F53D"/>
    <w:rsid w:val="79B3DB79"/>
    <w:rsid w:val="79D18CF2"/>
    <w:rsid w:val="79D8CA10"/>
    <w:rsid w:val="79D8D0C5"/>
    <w:rsid w:val="79DA38E8"/>
    <w:rsid w:val="79E2167A"/>
    <w:rsid w:val="79FDECD5"/>
    <w:rsid w:val="7A1BB288"/>
    <w:rsid w:val="7A366DAB"/>
    <w:rsid w:val="7A3F483A"/>
    <w:rsid w:val="7A541DDF"/>
    <w:rsid w:val="7A55AB45"/>
    <w:rsid w:val="7A58F95A"/>
    <w:rsid w:val="7A62AF2F"/>
    <w:rsid w:val="7A7C045A"/>
    <w:rsid w:val="7A869AC1"/>
    <w:rsid w:val="7A94FEE4"/>
    <w:rsid w:val="7A976484"/>
    <w:rsid w:val="7A9E0BB7"/>
    <w:rsid w:val="7AC02DA6"/>
    <w:rsid w:val="7AEA5C4C"/>
    <w:rsid w:val="7AF7B7C6"/>
    <w:rsid w:val="7B178A0D"/>
    <w:rsid w:val="7B27D584"/>
    <w:rsid w:val="7B2FEDC6"/>
    <w:rsid w:val="7B377ACF"/>
    <w:rsid w:val="7B3A5540"/>
    <w:rsid w:val="7B463088"/>
    <w:rsid w:val="7B5B78B6"/>
    <w:rsid w:val="7B5FCC5F"/>
    <w:rsid w:val="7B626D5D"/>
    <w:rsid w:val="7B62BC5E"/>
    <w:rsid w:val="7BAFA7B4"/>
    <w:rsid w:val="7BBCF591"/>
    <w:rsid w:val="7BD30C0A"/>
    <w:rsid w:val="7BD72A06"/>
    <w:rsid w:val="7BFBA642"/>
    <w:rsid w:val="7C02F8A9"/>
    <w:rsid w:val="7C38FDBE"/>
    <w:rsid w:val="7C45AFA1"/>
    <w:rsid w:val="7C6CFE1E"/>
    <w:rsid w:val="7C7CDADC"/>
    <w:rsid w:val="7C88D49D"/>
    <w:rsid w:val="7C8CC0AA"/>
    <w:rsid w:val="7C8F2403"/>
    <w:rsid w:val="7CCC595E"/>
    <w:rsid w:val="7CDDF8C2"/>
    <w:rsid w:val="7D2C125F"/>
    <w:rsid w:val="7D467675"/>
    <w:rsid w:val="7D4F9F10"/>
    <w:rsid w:val="7D519823"/>
    <w:rsid w:val="7D611ED9"/>
    <w:rsid w:val="7D6E510C"/>
    <w:rsid w:val="7D73999F"/>
    <w:rsid w:val="7D7F8683"/>
    <w:rsid w:val="7DA20506"/>
    <w:rsid w:val="7DB89C4C"/>
    <w:rsid w:val="7DC407B8"/>
    <w:rsid w:val="7DCE4C21"/>
    <w:rsid w:val="7E05E57F"/>
    <w:rsid w:val="7E0743CC"/>
    <w:rsid w:val="7E0F60DF"/>
    <w:rsid w:val="7E104F85"/>
    <w:rsid w:val="7E34A6AB"/>
    <w:rsid w:val="7E597959"/>
    <w:rsid w:val="7E8DC1F8"/>
    <w:rsid w:val="7E904E4F"/>
    <w:rsid w:val="7EB779FD"/>
    <w:rsid w:val="7EDA655C"/>
    <w:rsid w:val="7EE20987"/>
    <w:rsid w:val="7EFD7F55"/>
    <w:rsid w:val="7F108360"/>
    <w:rsid w:val="7F187F14"/>
    <w:rsid w:val="7F2D8ED5"/>
    <w:rsid w:val="7F3616F5"/>
    <w:rsid w:val="7F3764AF"/>
    <w:rsid w:val="7F4262FD"/>
    <w:rsid w:val="7F539BEB"/>
    <w:rsid w:val="7F546B5C"/>
    <w:rsid w:val="7F59D45F"/>
    <w:rsid w:val="7F5BC5DF"/>
    <w:rsid w:val="7F6E617C"/>
    <w:rsid w:val="7F7C075F"/>
    <w:rsid w:val="7F7CFC53"/>
    <w:rsid w:val="7F8789D9"/>
    <w:rsid w:val="7F8B23EC"/>
    <w:rsid w:val="7F901FD1"/>
    <w:rsid w:val="7F9E2469"/>
    <w:rsid w:val="7FA122C1"/>
    <w:rsid w:val="7FA199A6"/>
    <w:rsid w:val="7FBCD75F"/>
    <w:rsid w:val="7FBF12BD"/>
    <w:rsid w:val="7FC1D605"/>
    <w:rsid w:val="7FF84B6E"/>
    <w:rsid w:val="7FFC93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0CF6292"/>
  <w15:chartTrackingRefBased/>
  <w15:docId w15:val="{D3E3A483-6ABA-4F43-8AE9-A0DB7B785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68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6A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48C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547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654"/>
    <w:pPr>
      <w:ind w:left="720"/>
      <w:contextualSpacing/>
    </w:pPr>
  </w:style>
  <w:style w:type="paragraph" w:styleId="Header">
    <w:name w:val="header"/>
    <w:basedOn w:val="Normal"/>
    <w:link w:val="HeaderChar"/>
    <w:uiPriority w:val="99"/>
    <w:unhideWhenUsed/>
    <w:rsid w:val="000F7E7B"/>
    <w:pPr>
      <w:tabs>
        <w:tab w:val="center" w:pos="4680"/>
        <w:tab w:val="right" w:pos="9360"/>
      </w:tabs>
    </w:pPr>
  </w:style>
  <w:style w:type="character" w:customStyle="1" w:styleId="HeaderChar">
    <w:name w:val="Header Char"/>
    <w:basedOn w:val="DefaultParagraphFont"/>
    <w:link w:val="Header"/>
    <w:uiPriority w:val="99"/>
    <w:rsid w:val="000F7E7B"/>
  </w:style>
  <w:style w:type="paragraph" w:styleId="Footer">
    <w:name w:val="footer"/>
    <w:basedOn w:val="Normal"/>
    <w:link w:val="FooterChar"/>
    <w:uiPriority w:val="99"/>
    <w:unhideWhenUsed/>
    <w:rsid w:val="000F7E7B"/>
    <w:pPr>
      <w:tabs>
        <w:tab w:val="center" w:pos="4680"/>
        <w:tab w:val="right" w:pos="9360"/>
      </w:tabs>
    </w:pPr>
  </w:style>
  <w:style w:type="character" w:customStyle="1" w:styleId="FooterChar">
    <w:name w:val="Footer Char"/>
    <w:basedOn w:val="DefaultParagraphFont"/>
    <w:link w:val="Footer"/>
    <w:uiPriority w:val="99"/>
    <w:rsid w:val="000F7E7B"/>
  </w:style>
  <w:style w:type="character" w:customStyle="1" w:styleId="Heading2Char">
    <w:name w:val="Heading 2 Char"/>
    <w:basedOn w:val="DefaultParagraphFont"/>
    <w:link w:val="Heading2"/>
    <w:uiPriority w:val="9"/>
    <w:rsid w:val="001D6A4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F475C"/>
    <w:pPr>
      <w:spacing w:after="200"/>
    </w:pPr>
    <w:rPr>
      <w:i/>
      <w:iCs/>
      <w:color w:val="44546A" w:themeColor="text2"/>
      <w:sz w:val="18"/>
      <w:szCs w:val="18"/>
    </w:rPr>
  </w:style>
  <w:style w:type="character" w:customStyle="1" w:styleId="Heading3Char">
    <w:name w:val="Heading 3 Char"/>
    <w:basedOn w:val="DefaultParagraphFont"/>
    <w:link w:val="Heading3"/>
    <w:uiPriority w:val="9"/>
    <w:rsid w:val="007348C2"/>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161DD8"/>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F6F60"/>
    <w:rPr>
      <w:b/>
      <w:bCs/>
    </w:rPr>
  </w:style>
  <w:style w:type="character" w:customStyle="1" w:styleId="CommentSubjectChar">
    <w:name w:val="Comment Subject Char"/>
    <w:basedOn w:val="CommentTextChar"/>
    <w:link w:val="CommentSubject"/>
    <w:uiPriority w:val="99"/>
    <w:semiHidden/>
    <w:rsid w:val="002F6F60"/>
    <w:rPr>
      <w:b/>
      <w:bCs/>
      <w:sz w:val="20"/>
      <w:szCs w:val="20"/>
    </w:rPr>
  </w:style>
  <w:style w:type="character" w:customStyle="1" w:styleId="Heading1Char">
    <w:name w:val="Heading 1 Char"/>
    <w:basedOn w:val="DefaultParagraphFont"/>
    <w:link w:val="Heading1"/>
    <w:uiPriority w:val="9"/>
    <w:rsid w:val="00D86846"/>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2B20DF"/>
  </w:style>
  <w:style w:type="character" w:styleId="Mention">
    <w:name w:val="Mention"/>
    <w:basedOn w:val="DefaultParagraphFont"/>
    <w:uiPriority w:val="99"/>
    <w:unhideWhenUsed/>
    <w:rsid w:val="00BA7E8E"/>
    <w:rPr>
      <w:color w:val="2B579A"/>
      <w:shd w:val="clear" w:color="auto" w:fill="E6E6E6"/>
    </w:rPr>
  </w:style>
  <w:style w:type="paragraph" w:styleId="NormalWeb">
    <w:name w:val="Normal (Web)"/>
    <w:basedOn w:val="Normal"/>
    <w:uiPriority w:val="99"/>
    <w:semiHidden/>
    <w:unhideWhenUsed/>
    <w:rsid w:val="00530FEC"/>
    <w:rPr>
      <w:rFonts w:ascii="Times New Roman" w:hAnsi="Times New Roman" w:cs="Times New Roman"/>
    </w:rPr>
  </w:style>
  <w:style w:type="character" w:styleId="Hyperlink">
    <w:name w:val="Hyperlink"/>
    <w:basedOn w:val="DefaultParagraphFont"/>
    <w:uiPriority w:val="99"/>
    <w:unhideWhenUsed/>
    <w:rsid w:val="001A33C9"/>
    <w:rPr>
      <w:color w:val="0563C1" w:themeColor="hyperlink"/>
      <w:u w:val="single"/>
    </w:rPr>
  </w:style>
  <w:style w:type="character" w:styleId="UnresolvedMention">
    <w:name w:val="Unresolved Mention"/>
    <w:basedOn w:val="DefaultParagraphFont"/>
    <w:uiPriority w:val="99"/>
    <w:semiHidden/>
    <w:unhideWhenUsed/>
    <w:rsid w:val="001A33C9"/>
    <w:rPr>
      <w:color w:val="605E5C"/>
      <w:shd w:val="clear" w:color="auto" w:fill="E1DFDD"/>
    </w:rPr>
  </w:style>
  <w:style w:type="character" w:customStyle="1" w:styleId="Heading4Char">
    <w:name w:val="Heading 4 Char"/>
    <w:basedOn w:val="DefaultParagraphFont"/>
    <w:link w:val="Heading4"/>
    <w:uiPriority w:val="9"/>
    <w:rsid w:val="00D5474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60495">
      <w:bodyDiv w:val="1"/>
      <w:marLeft w:val="0"/>
      <w:marRight w:val="0"/>
      <w:marTop w:val="0"/>
      <w:marBottom w:val="0"/>
      <w:divBdr>
        <w:top w:val="none" w:sz="0" w:space="0" w:color="auto"/>
        <w:left w:val="none" w:sz="0" w:space="0" w:color="auto"/>
        <w:bottom w:val="none" w:sz="0" w:space="0" w:color="auto"/>
        <w:right w:val="none" w:sz="0" w:space="0" w:color="auto"/>
      </w:divBdr>
      <w:divsChild>
        <w:div w:id="995837520">
          <w:marLeft w:val="0"/>
          <w:marRight w:val="0"/>
          <w:marTop w:val="0"/>
          <w:marBottom w:val="0"/>
          <w:divBdr>
            <w:top w:val="none" w:sz="0" w:space="0" w:color="auto"/>
            <w:left w:val="none" w:sz="0" w:space="0" w:color="auto"/>
            <w:bottom w:val="none" w:sz="0" w:space="0" w:color="auto"/>
            <w:right w:val="none" w:sz="0" w:space="0" w:color="auto"/>
          </w:divBdr>
          <w:divsChild>
            <w:div w:id="1605847197">
              <w:marLeft w:val="0"/>
              <w:marRight w:val="0"/>
              <w:marTop w:val="0"/>
              <w:marBottom w:val="0"/>
              <w:divBdr>
                <w:top w:val="none" w:sz="0" w:space="0" w:color="auto"/>
                <w:left w:val="none" w:sz="0" w:space="0" w:color="auto"/>
                <w:bottom w:val="none" w:sz="0" w:space="0" w:color="auto"/>
                <w:right w:val="none" w:sz="0" w:space="0" w:color="auto"/>
              </w:divBdr>
              <w:divsChild>
                <w:div w:id="5998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664">
          <w:marLeft w:val="0"/>
          <w:marRight w:val="0"/>
          <w:marTop w:val="0"/>
          <w:marBottom w:val="0"/>
          <w:divBdr>
            <w:top w:val="none" w:sz="0" w:space="0" w:color="auto"/>
            <w:left w:val="none" w:sz="0" w:space="0" w:color="auto"/>
            <w:bottom w:val="none" w:sz="0" w:space="0" w:color="auto"/>
            <w:right w:val="none" w:sz="0" w:space="0" w:color="auto"/>
          </w:divBdr>
          <w:divsChild>
            <w:div w:id="1477212844">
              <w:marLeft w:val="0"/>
              <w:marRight w:val="0"/>
              <w:marTop w:val="0"/>
              <w:marBottom w:val="0"/>
              <w:divBdr>
                <w:top w:val="none" w:sz="0" w:space="0" w:color="auto"/>
                <w:left w:val="none" w:sz="0" w:space="0" w:color="auto"/>
                <w:bottom w:val="none" w:sz="0" w:space="0" w:color="auto"/>
                <w:right w:val="none" w:sz="0" w:space="0" w:color="auto"/>
              </w:divBdr>
              <w:divsChild>
                <w:div w:id="171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01898">
          <w:marLeft w:val="0"/>
          <w:marRight w:val="0"/>
          <w:marTop w:val="0"/>
          <w:marBottom w:val="0"/>
          <w:divBdr>
            <w:top w:val="none" w:sz="0" w:space="0" w:color="auto"/>
            <w:left w:val="none" w:sz="0" w:space="0" w:color="auto"/>
            <w:bottom w:val="none" w:sz="0" w:space="0" w:color="auto"/>
            <w:right w:val="none" w:sz="0" w:space="0" w:color="auto"/>
          </w:divBdr>
          <w:divsChild>
            <w:div w:id="1380548212">
              <w:marLeft w:val="0"/>
              <w:marRight w:val="0"/>
              <w:marTop w:val="0"/>
              <w:marBottom w:val="0"/>
              <w:divBdr>
                <w:top w:val="none" w:sz="0" w:space="0" w:color="auto"/>
                <w:left w:val="none" w:sz="0" w:space="0" w:color="auto"/>
                <w:bottom w:val="none" w:sz="0" w:space="0" w:color="auto"/>
                <w:right w:val="none" w:sz="0" w:space="0" w:color="auto"/>
              </w:divBdr>
              <w:divsChild>
                <w:div w:id="1189172839">
                  <w:marLeft w:val="0"/>
                  <w:marRight w:val="0"/>
                  <w:marTop w:val="0"/>
                  <w:marBottom w:val="0"/>
                  <w:divBdr>
                    <w:top w:val="none" w:sz="0" w:space="0" w:color="auto"/>
                    <w:left w:val="none" w:sz="0" w:space="0" w:color="auto"/>
                    <w:bottom w:val="none" w:sz="0" w:space="0" w:color="auto"/>
                    <w:right w:val="none" w:sz="0" w:space="0" w:color="auto"/>
                  </w:divBdr>
                </w:div>
                <w:div w:id="12773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00848">
          <w:marLeft w:val="0"/>
          <w:marRight w:val="0"/>
          <w:marTop w:val="0"/>
          <w:marBottom w:val="0"/>
          <w:divBdr>
            <w:top w:val="none" w:sz="0" w:space="0" w:color="auto"/>
            <w:left w:val="none" w:sz="0" w:space="0" w:color="auto"/>
            <w:bottom w:val="none" w:sz="0" w:space="0" w:color="auto"/>
            <w:right w:val="none" w:sz="0" w:space="0" w:color="auto"/>
          </w:divBdr>
          <w:divsChild>
            <w:div w:id="735519568">
              <w:marLeft w:val="0"/>
              <w:marRight w:val="0"/>
              <w:marTop w:val="0"/>
              <w:marBottom w:val="0"/>
              <w:divBdr>
                <w:top w:val="none" w:sz="0" w:space="0" w:color="auto"/>
                <w:left w:val="none" w:sz="0" w:space="0" w:color="auto"/>
                <w:bottom w:val="none" w:sz="0" w:space="0" w:color="auto"/>
                <w:right w:val="none" w:sz="0" w:space="0" w:color="auto"/>
              </w:divBdr>
              <w:divsChild>
                <w:div w:id="467479386">
                  <w:marLeft w:val="0"/>
                  <w:marRight w:val="0"/>
                  <w:marTop w:val="0"/>
                  <w:marBottom w:val="0"/>
                  <w:divBdr>
                    <w:top w:val="none" w:sz="0" w:space="0" w:color="auto"/>
                    <w:left w:val="none" w:sz="0" w:space="0" w:color="auto"/>
                    <w:bottom w:val="none" w:sz="0" w:space="0" w:color="auto"/>
                    <w:right w:val="none" w:sz="0" w:space="0" w:color="auto"/>
                  </w:divBdr>
                </w:div>
                <w:div w:id="16047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29215">
          <w:marLeft w:val="0"/>
          <w:marRight w:val="0"/>
          <w:marTop w:val="0"/>
          <w:marBottom w:val="0"/>
          <w:divBdr>
            <w:top w:val="none" w:sz="0" w:space="0" w:color="auto"/>
            <w:left w:val="none" w:sz="0" w:space="0" w:color="auto"/>
            <w:bottom w:val="none" w:sz="0" w:space="0" w:color="auto"/>
            <w:right w:val="none" w:sz="0" w:space="0" w:color="auto"/>
          </w:divBdr>
          <w:divsChild>
            <w:div w:id="1892695463">
              <w:marLeft w:val="0"/>
              <w:marRight w:val="0"/>
              <w:marTop w:val="0"/>
              <w:marBottom w:val="0"/>
              <w:divBdr>
                <w:top w:val="none" w:sz="0" w:space="0" w:color="auto"/>
                <w:left w:val="none" w:sz="0" w:space="0" w:color="auto"/>
                <w:bottom w:val="none" w:sz="0" w:space="0" w:color="auto"/>
                <w:right w:val="none" w:sz="0" w:space="0" w:color="auto"/>
              </w:divBdr>
              <w:divsChild>
                <w:div w:id="99611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7930">
          <w:marLeft w:val="0"/>
          <w:marRight w:val="0"/>
          <w:marTop w:val="0"/>
          <w:marBottom w:val="0"/>
          <w:divBdr>
            <w:top w:val="none" w:sz="0" w:space="0" w:color="auto"/>
            <w:left w:val="none" w:sz="0" w:space="0" w:color="auto"/>
            <w:bottom w:val="none" w:sz="0" w:space="0" w:color="auto"/>
            <w:right w:val="none" w:sz="0" w:space="0" w:color="auto"/>
          </w:divBdr>
          <w:divsChild>
            <w:div w:id="198661849">
              <w:marLeft w:val="0"/>
              <w:marRight w:val="0"/>
              <w:marTop w:val="0"/>
              <w:marBottom w:val="0"/>
              <w:divBdr>
                <w:top w:val="none" w:sz="0" w:space="0" w:color="auto"/>
                <w:left w:val="none" w:sz="0" w:space="0" w:color="auto"/>
                <w:bottom w:val="none" w:sz="0" w:space="0" w:color="auto"/>
                <w:right w:val="none" w:sz="0" w:space="0" w:color="auto"/>
              </w:divBdr>
              <w:divsChild>
                <w:div w:id="20092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2782">
      <w:bodyDiv w:val="1"/>
      <w:marLeft w:val="0"/>
      <w:marRight w:val="0"/>
      <w:marTop w:val="0"/>
      <w:marBottom w:val="0"/>
      <w:divBdr>
        <w:top w:val="none" w:sz="0" w:space="0" w:color="auto"/>
        <w:left w:val="none" w:sz="0" w:space="0" w:color="auto"/>
        <w:bottom w:val="none" w:sz="0" w:space="0" w:color="auto"/>
        <w:right w:val="none" w:sz="0" w:space="0" w:color="auto"/>
      </w:divBdr>
    </w:div>
    <w:div w:id="330523404">
      <w:bodyDiv w:val="1"/>
      <w:marLeft w:val="0"/>
      <w:marRight w:val="0"/>
      <w:marTop w:val="0"/>
      <w:marBottom w:val="0"/>
      <w:divBdr>
        <w:top w:val="none" w:sz="0" w:space="0" w:color="auto"/>
        <w:left w:val="none" w:sz="0" w:space="0" w:color="auto"/>
        <w:bottom w:val="none" w:sz="0" w:space="0" w:color="auto"/>
        <w:right w:val="none" w:sz="0" w:space="0" w:color="auto"/>
      </w:divBdr>
    </w:div>
    <w:div w:id="347678941">
      <w:bodyDiv w:val="1"/>
      <w:marLeft w:val="0"/>
      <w:marRight w:val="0"/>
      <w:marTop w:val="0"/>
      <w:marBottom w:val="0"/>
      <w:divBdr>
        <w:top w:val="none" w:sz="0" w:space="0" w:color="auto"/>
        <w:left w:val="none" w:sz="0" w:space="0" w:color="auto"/>
        <w:bottom w:val="none" w:sz="0" w:space="0" w:color="auto"/>
        <w:right w:val="none" w:sz="0" w:space="0" w:color="auto"/>
      </w:divBdr>
    </w:div>
    <w:div w:id="642388859">
      <w:bodyDiv w:val="1"/>
      <w:marLeft w:val="0"/>
      <w:marRight w:val="0"/>
      <w:marTop w:val="0"/>
      <w:marBottom w:val="0"/>
      <w:divBdr>
        <w:top w:val="none" w:sz="0" w:space="0" w:color="auto"/>
        <w:left w:val="none" w:sz="0" w:space="0" w:color="auto"/>
        <w:bottom w:val="none" w:sz="0" w:space="0" w:color="auto"/>
        <w:right w:val="none" w:sz="0" w:space="0" w:color="auto"/>
      </w:divBdr>
    </w:div>
    <w:div w:id="912277180">
      <w:bodyDiv w:val="1"/>
      <w:marLeft w:val="0"/>
      <w:marRight w:val="0"/>
      <w:marTop w:val="0"/>
      <w:marBottom w:val="0"/>
      <w:divBdr>
        <w:top w:val="none" w:sz="0" w:space="0" w:color="auto"/>
        <w:left w:val="none" w:sz="0" w:space="0" w:color="auto"/>
        <w:bottom w:val="none" w:sz="0" w:space="0" w:color="auto"/>
        <w:right w:val="none" w:sz="0" w:space="0" w:color="auto"/>
      </w:divBdr>
    </w:div>
    <w:div w:id="1341659438">
      <w:bodyDiv w:val="1"/>
      <w:marLeft w:val="0"/>
      <w:marRight w:val="0"/>
      <w:marTop w:val="0"/>
      <w:marBottom w:val="0"/>
      <w:divBdr>
        <w:top w:val="none" w:sz="0" w:space="0" w:color="auto"/>
        <w:left w:val="none" w:sz="0" w:space="0" w:color="auto"/>
        <w:bottom w:val="none" w:sz="0" w:space="0" w:color="auto"/>
        <w:right w:val="none" w:sz="0" w:space="0" w:color="auto"/>
      </w:divBdr>
    </w:div>
    <w:div w:id="1360158762">
      <w:bodyDiv w:val="1"/>
      <w:marLeft w:val="0"/>
      <w:marRight w:val="0"/>
      <w:marTop w:val="0"/>
      <w:marBottom w:val="0"/>
      <w:divBdr>
        <w:top w:val="none" w:sz="0" w:space="0" w:color="auto"/>
        <w:left w:val="none" w:sz="0" w:space="0" w:color="auto"/>
        <w:bottom w:val="none" w:sz="0" w:space="0" w:color="auto"/>
        <w:right w:val="none" w:sz="0" w:space="0" w:color="auto"/>
      </w:divBdr>
    </w:div>
    <w:div w:id="1674408681">
      <w:bodyDiv w:val="1"/>
      <w:marLeft w:val="0"/>
      <w:marRight w:val="0"/>
      <w:marTop w:val="0"/>
      <w:marBottom w:val="0"/>
      <w:divBdr>
        <w:top w:val="none" w:sz="0" w:space="0" w:color="auto"/>
        <w:left w:val="none" w:sz="0" w:space="0" w:color="auto"/>
        <w:bottom w:val="none" w:sz="0" w:space="0" w:color="auto"/>
        <w:right w:val="none" w:sz="0" w:space="0" w:color="auto"/>
      </w:divBdr>
      <w:divsChild>
        <w:div w:id="154761970">
          <w:marLeft w:val="0"/>
          <w:marRight w:val="0"/>
          <w:marTop w:val="0"/>
          <w:marBottom w:val="0"/>
          <w:divBdr>
            <w:top w:val="none" w:sz="0" w:space="0" w:color="auto"/>
            <w:left w:val="none" w:sz="0" w:space="0" w:color="auto"/>
            <w:bottom w:val="none" w:sz="0" w:space="0" w:color="auto"/>
            <w:right w:val="none" w:sz="0" w:space="0" w:color="auto"/>
          </w:divBdr>
          <w:divsChild>
            <w:div w:id="595863121">
              <w:marLeft w:val="0"/>
              <w:marRight w:val="0"/>
              <w:marTop w:val="0"/>
              <w:marBottom w:val="0"/>
              <w:divBdr>
                <w:top w:val="none" w:sz="0" w:space="0" w:color="auto"/>
                <w:left w:val="none" w:sz="0" w:space="0" w:color="auto"/>
                <w:bottom w:val="none" w:sz="0" w:space="0" w:color="auto"/>
                <w:right w:val="none" w:sz="0" w:space="0" w:color="auto"/>
              </w:divBdr>
              <w:divsChild>
                <w:div w:id="719984637">
                  <w:marLeft w:val="0"/>
                  <w:marRight w:val="0"/>
                  <w:marTop w:val="0"/>
                  <w:marBottom w:val="0"/>
                  <w:divBdr>
                    <w:top w:val="none" w:sz="0" w:space="0" w:color="auto"/>
                    <w:left w:val="none" w:sz="0" w:space="0" w:color="auto"/>
                    <w:bottom w:val="none" w:sz="0" w:space="0" w:color="auto"/>
                    <w:right w:val="none" w:sz="0" w:space="0" w:color="auto"/>
                  </w:divBdr>
                </w:div>
                <w:div w:id="168554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8251">
          <w:marLeft w:val="0"/>
          <w:marRight w:val="0"/>
          <w:marTop w:val="0"/>
          <w:marBottom w:val="0"/>
          <w:divBdr>
            <w:top w:val="none" w:sz="0" w:space="0" w:color="auto"/>
            <w:left w:val="none" w:sz="0" w:space="0" w:color="auto"/>
            <w:bottom w:val="none" w:sz="0" w:space="0" w:color="auto"/>
            <w:right w:val="none" w:sz="0" w:space="0" w:color="auto"/>
          </w:divBdr>
          <w:divsChild>
            <w:div w:id="1106272294">
              <w:marLeft w:val="0"/>
              <w:marRight w:val="0"/>
              <w:marTop w:val="0"/>
              <w:marBottom w:val="0"/>
              <w:divBdr>
                <w:top w:val="none" w:sz="0" w:space="0" w:color="auto"/>
                <w:left w:val="none" w:sz="0" w:space="0" w:color="auto"/>
                <w:bottom w:val="none" w:sz="0" w:space="0" w:color="auto"/>
                <w:right w:val="none" w:sz="0" w:space="0" w:color="auto"/>
              </w:divBdr>
              <w:divsChild>
                <w:div w:id="139201228">
                  <w:marLeft w:val="0"/>
                  <w:marRight w:val="0"/>
                  <w:marTop w:val="0"/>
                  <w:marBottom w:val="0"/>
                  <w:divBdr>
                    <w:top w:val="none" w:sz="0" w:space="0" w:color="auto"/>
                    <w:left w:val="none" w:sz="0" w:space="0" w:color="auto"/>
                    <w:bottom w:val="none" w:sz="0" w:space="0" w:color="auto"/>
                    <w:right w:val="none" w:sz="0" w:space="0" w:color="auto"/>
                  </w:divBdr>
                </w:div>
                <w:div w:id="9911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3980">
          <w:marLeft w:val="0"/>
          <w:marRight w:val="0"/>
          <w:marTop w:val="0"/>
          <w:marBottom w:val="0"/>
          <w:divBdr>
            <w:top w:val="none" w:sz="0" w:space="0" w:color="auto"/>
            <w:left w:val="none" w:sz="0" w:space="0" w:color="auto"/>
            <w:bottom w:val="none" w:sz="0" w:space="0" w:color="auto"/>
            <w:right w:val="none" w:sz="0" w:space="0" w:color="auto"/>
          </w:divBdr>
          <w:divsChild>
            <w:div w:id="760685405">
              <w:marLeft w:val="0"/>
              <w:marRight w:val="0"/>
              <w:marTop w:val="0"/>
              <w:marBottom w:val="0"/>
              <w:divBdr>
                <w:top w:val="none" w:sz="0" w:space="0" w:color="auto"/>
                <w:left w:val="none" w:sz="0" w:space="0" w:color="auto"/>
                <w:bottom w:val="none" w:sz="0" w:space="0" w:color="auto"/>
                <w:right w:val="none" w:sz="0" w:space="0" w:color="auto"/>
              </w:divBdr>
              <w:divsChild>
                <w:div w:id="87072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5777">
          <w:marLeft w:val="0"/>
          <w:marRight w:val="0"/>
          <w:marTop w:val="0"/>
          <w:marBottom w:val="0"/>
          <w:divBdr>
            <w:top w:val="none" w:sz="0" w:space="0" w:color="auto"/>
            <w:left w:val="none" w:sz="0" w:space="0" w:color="auto"/>
            <w:bottom w:val="none" w:sz="0" w:space="0" w:color="auto"/>
            <w:right w:val="none" w:sz="0" w:space="0" w:color="auto"/>
          </w:divBdr>
          <w:divsChild>
            <w:div w:id="1704011538">
              <w:marLeft w:val="0"/>
              <w:marRight w:val="0"/>
              <w:marTop w:val="0"/>
              <w:marBottom w:val="0"/>
              <w:divBdr>
                <w:top w:val="none" w:sz="0" w:space="0" w:color="auto"/>
                <w:left w:val="none" w:sz="0" w:space="0" w:color="auto"/>
                <w:bottom w:val="none" w:sz="0" w:space="0" w:color="auto"/>
                <w:right w:val="none" w:sz="0" w:space="0" w:color="auto"/>
              </w:divBdr>
              <w:divsChild>
                <w:div w:id="20462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0468">
          <w:marLeft w:val="0"/>
          <w:marRight w:val="0"/>
          <w:marTop w:val="0"/>
          <w:marBottom w:val="0"/>
          <w:divBdr>
            <w:top w:val="none" w:sz="0" w:space="0" w:color="auto"/>
            <w:left w:val="none" w:sz="0" w:space="0" w:color="auto"/>
            <w:bottom w:val="none" w:sz="0" w:space="0" w:color="auto"/>
            <w:right w:val="none" w:sz="0" w:space="0" w:color="auto"/>
          </w:divBdr>
          <w:divsChild>
            <w:div w:id="562375879">
              <w:marLeft w:val="0"/>
              <w:marRight w:val="0"/>
              <w:marTop w:val="0"/>
              <w:marBottom w:val="0"/>
              <w:divBdr>
                <w:top w:val="none" w:sz="0" w:space="0" w:color="auto"/>
                <w:left w:val="none" w:sz="0" w:space="0" w:color="auto"/>
                <w:bottom w:val="none" w:sz="0" w:space="0" w:color="auto"/>
                <w:right w:val="none" w:sz="0" w:space="0" w:color="auto"/>
              </w:divBdr>
              <w:divsChild>
                <w:div w:id="1875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7560">
          <w:marLeft w:val="0"/>
          <w:marRight w:val="0"/>
          <w:marTop w:val="0"/>
          <w:marBottom w:val="0"/>
          <w:divBdr>
            <w:top w:val="none" w:sz="0" w:space="0" w:color="auto"/>
            <w:left w:val="none" w:sz="0" w:space="0" w:color="auto"/>
            <w:bottom w:val="none" w:sz="0" w:space="0" w:color="auto"/>
            <w:right w:val="none" w:sz="0" w:space="0" w:color="auto"/>
          </w:divBdr>
          <w:divsChild>
            <w:div w:id="2111701279">
              <w:marLeft w:val="0"/>
              <w:marRight w:val="0"/>
              <w:marTop w:val="0"/>
              <w:marBottom w:val="0"/>
              <w:divBdr>
                <w:top w:val="none" w:sz="0" w:space="0" w:color="auto"/>
                <w:left w:val="none" w:sz="0" w:space="0" w:color="auto"/>
                <w:bottom w:val="none" w:sz="0" w:space="0" w:color="auto"/>
                <w:right w:val="none" w:sz="0" w:space="0" w:color="auto"/>
              </w:divBdr>
              <w:divsChild>
                <w:div w:id="20921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61157">
      <w:bodyDiv w:val="1"/>
      <w:marLeft w:val="0"/>
      <w:marRight w:val="0"/>
      <w:marTop w:val="0"/>
      <w:marBottom w:val="0"/>
      <w:divBdr>
        <w:top w:val="none" w:sz="0" w:space="0" w:color="auto"/>
        <w:left w:val="none" w:sz="0" w:space="0" w:color="auto"/>
        <w:bottom w:val="none" w:sz="0" w:space="0" w:color="auto"/>
        <w:right w:val="none" w:sz="0" w:space="0" w:color="auto"/>
      </w:divBdr>
    </w:div>
    <w:div w:id="1690987218">
      <w:bodyDiv w:val="1"/>
      <w:marLeft w:val="0"/>
      <w:marRight w:val="0"/>
      <w:marTop w:val="0"/>
      <w:marBottom w:val="0"/>
      <w:divBdr>
        <w:top w:val="none" w:sz="0" w:space="0" w:color="auto"/>
        <w:left w:val="none" w:sz="0" w:space="0" w:color="auto"/>
        <w:bottom w:val="none" w:sz="0" w:space="0" w:color="auto"/>
        <w:right w:val="none" w:sz="0" w:space="0" w:color="auto"/>
      </w:divBdr>
    </w:div>
    <w:div w:id="202539444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platform.openai.com/tokenizer" TargetMode="External"/><Relationship Id="rId20" Type="http://schemas.openxmlformats.org/officeDocument/2006/relationships/image" Target="media/image9.emf"/><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microsoft.com/office/2019/05/relationships/documenttasks" Target="documenttasks/documenttasks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EF87EE91-FAE4-ED46-85E9-8085BAEBA81A}">
    <t:Anchor>
      <t:Comment id="669166192"/>
    </t:Anchor>
    <t:History>
      <t:Event id="{CDF47D5D-FC64-514D-BC8E-1AE3F65A9F41}" time="2023-04-13T23:21:04.203Z">
        <t:Attribution userId="S::chris@cognixion.com::d8190573-8df8-49fc-97e9-e7d10a652790" userProvider="AD" userName="Chris Ullrich"/>
        <t:Anchor>
          <t:Comment id="669166192"/>
        </t:Anchor>
        <t:Create/>
      </t:Event>
      <t:Event id="{CBAAE4D8-4520-6546-8B7E-694C6F642C2C}" time="2023-04-13T23:21:04.203Z">
        <t:Attribution userId="S::chris@cognixion.com::d8190573-8df8-49fc-97e9-e7d10a652790" userProvider="AD" userName="Chris Ullrich"/>
        <t:Anchor>
          <t:Comment id="669166192"/>
        </t:Anchor>
        <t:Assign userId="S::lucas@cognixion.com::a89c3e7d-ddd2-433f-856e-6349212b33b5" userProvider="AD" userName="Lucas Steuber"/>
      </t:Event>
      <t:Event id="{B11CC9B8-8186-3D45-915C-5EF80B1A57E3}" time="2023-04-13T23:21:04.203Z">
        <t:Attribution userId="S::chris@cognixion.com::d8190573-8df8-49fc-97e9-e7d10a652790" userProvider="AD" userName="Chris Ullrich"/>
        <t:Anchor>
          <t:Comment id="669166192"/>
        </t:Anchor>
        <t:SetTitle title="@Lucas Steuber - please add material here."/>
      </t:Event>
      <t:Event id="{5E21E273-8E60-4BA1-941E-436DA6389D85}" time="2023-04-18T22:37:19.892Z">
        <t:Attribution userId="S::lucas@cognixion.com::a89c3e7d-ddd2-433f-856e-6349212b33b5" userProvider="AD" userName="Lucas Steuber"/>
        <t:Anchor>
          <t:Comment id="1514905572"/>
        </t:Anchor>
        <t:UnassignAll/>
      </t:Event>
      <t:Event id="{6B599549-F457-4B87-843F-0CC37D54EB6C}" time="2023-04-18T22:37:19.892Z">
        <t:Attribution userId="S::lucas@cognixion.com::a89c3e7d-ddd2-433f-856e-6349212b33b5" userProvider="AD" userName="Lucas Steuber"/>
        <t:Anchor>
          <t:Comment id="1514905572"/>
        </t:Anchor>
        <t:Assign userId="S::chris@cognixion.com::d8190573-8df8-49fc-97e9-e7d10a652790" userProvider="AD" userName="Chris Ullrich"/>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7989</TotalTime>
  <Pages>1</Pages>
  <Words>7981</Words>
  <Characters>45497</Characters>
  <Application>Microsoft Office Word</Application>
  <DocSecurity>4</DocSecurity>
  <Lines>379</Lines>
  <Paragraphs>106</Paragraphs>
  <ScaleCrop>false</ScaleCrop>
  <Company/>
  <LinksUpToDate>false</LinksUpToDate>
  <CharactersWithSpaces>53372</CharactersWithSpaces>
  <SharedDoc>false</SharedDoc>
  <HLinks>
    <vt:vector size="78" baseType="variant">
      <vt:variant>
        <vt:i4>786449</vt:i4>
      </vt:variant>
      <vt:variant>
        <vt:i4>30</vt:i4>
      </vt:variant>
      <vt:variant>
        <vt:i4>0</vt:i4>
      </vt:variant>
      <vt:variant>
        <vt:i4>5</vt:i4>
      </vt:variant>
      <vt:variant>
        <vt:lpwstr>https://arxiv.org/abs/2209.01390</vt:lpwstr>
      </vt:variant>
      <vt:variant>
        <vt:lpwstr/>
      </vt:variant>
      <vt:variant>
        <vt:i4>3932208</vt:i4>
      </vt:variant>
      <vt:variant>
        <vt:i4>27</vt:i4>
      </vt:variant>
      <vt:variant>
        <vt:i4>0</vt:i4>
      </vt:variant>
      <vt:variant>
        <vt:i4>5</vt:i4>
      </vt:variant>
      <vt:variant>
        <vt:lpwstr>https://proceedings.mlr.press/v162/du22c/du22c.pdf</vt:lpwstr>
      </vt:variant>
      <vt:variant>
        <vt:lpwstr/>
      </vt:variant>
      <vt:variant>
        <vt:i4>3932208</vt:i4>
      </vt:variant>
      <vt:variant>
        <vt:i4>24</vt:i4>
      </vt:variant>
      <vt:variant>
        <vt:i4>0</vt:i4>
      </vt:variant>
      <vt:variant>
        <vt:i4>5</vt:i4>
      </vt:variant>
      <vt:variant>
        <vt:lpwstr>https://proceedings.mlr.press/v162/du22c/du22c.pdf</vt:lpwstr>
      </vt:variant>
      <vt:variant>
        <vt:lpwstr/>
      </vt:variant>
      <vt:variant>
        <vt:i4>1507414</vt:i4>
      </vt:variant>
      <vt:variant>
        <vt:i4>12</vt:i4>
      </vt:variant>
      <vt:variant>
        <vt:i4>0</vt:i4>
      </vt:variant>
      <vt:variant>
        <vt:i4>5</vt:i4>
      </vt:variant>
      <vt:variant>
        <vt:lpwstr>https://arxiv.org/pdf/2205.06175.pdf</vt:lpwstr>
      </vt:variant>
      <vt:variant>
        <vt:lpwstr/>
      </vt:variant>
      <vt:variant>
        <vt:i4>983066</vt:i4>
      </vt:variant>
      <vt:variant>
        <vt:i4>9</vt:i4>
      </vt:variant>
      <vt:variant>
        <vt:i4>0</vt:i4>
      </vt:variant>
      <vt:variant>
        <vt:i4>5</vt:i4>
      </vt:variant>
      <vt:variant>
        <vt:lpwstr>https://vaclavkosar.com/ml/Tokenization-in-Machine-Learning-Explained</vt:lpwstr>
      </vt:variant>
      <vt:variant>
        <vt:lpwstr/>
      </vt:variant>
      <vt:variant>
        <vt:i4>1769502</vt:i4>
      </vt:variant>
      <vt:variant>
        <vt:i4>6</vt:i4>
      </vt:variant>
      <vt:variant>
        <vt:i4>0</vt:i4>
      </vt:variant>
      <vt:variant>
        <vt:i4>5</vt:i4>
      </vt:variant>
      <vt:variant>
        <vt:lpwstr>https://www.researchgate.net/publication/359647022_Multimodal_Fusion_Transformer_for_Remote_Sensing_Image_Classification</vt:lpwstr>
      </vt:variant>
      <vt:variant>
        <vt:lpwstr/>
      </vt:variant>
      <vt:variant>
        <vt:i4>524313</vt:i4>
      </vt:variant>
      <vt:variant>
        <vt:i4>3</vt:i4>
      </vt:variant>
      <vt:variant>
        <vt:i4>0</vt:i4>
      </vt:variant>
      <vt:variant>
        <vt:i4>5</vt:i4>
      </vt:variant>
      <vt:variant>
        <vt:lpwstr>https://platform.openai.com/tokenizer</vt:lpwstr>
      </vt:variant>
      <vt:variant>
        <vt:lpwstr/>
      </vt:variant>
      <vt:variant>
        <vt:i4>7995465</vt:i4>
      </vt:variant>
      <vt:variant>
        <vt:i4>15</vt:i4>
      </vt:variant>
      <vt:variant>
        <vt:i4>0</vt:i4>
      </vt:variant>
      <vt:variant>
        <vt:i4>5</vt:i4>
      </vt:variant>
      <vt:variant>
        <vt:lpwstr>mailto:cole@cognixion.com</vt:lpwstr>
      </vt:variant>
      <vt:variant>
        <vt:lpwstr/>
      </vt:variant>
      <vt:variant>
        <vt:i4>7405647</vt:i4>
      </vt:variant>
      <vt:variant>
        <vt:i4>12</vt:i4>
      </vt:variant>
      <vt:variant>
        <vt:i4>0</vt:i4>
      </vt:variant>
      <vt:variant>
        <vt:i4>5</vt:i4>
      </vt:variant>
      <vt:variant>
        <vt:lpwstr>mailto:Benjamin@cognixion.com</vt:lpwstr>
      </vt:variant>
      <vt:variant>
        <vt:lpwstr/>
      </vt:variant>
      <vt:variant>
        <vt:i4>6553692</vt:i4>
      </vt:variant>
      <vt:variant>
        <vt:i4>9</vt:i4>
      </vt:variant>
      <vt:variant>
        <vt:i4>0</vt:i4>
      </vt:variant>
      <vt:variant>
        <vt:i4>5</vt:i4>
      </vt:variant>
      <vt:variant>
        <vt:lpwstr>mailto:chris@cognixion.com</vt:lpwstr>
      </vt:variant>
      <vt:variant>
        <vt:lpwstr/>
      </vt:variant>
      <vt:variant>
        <vt:i4>7995465</vt:i4>
      </vt:variant>
      <vt:variant>
        <vt:i4>6</vt:i4>
      </vt:variant>
      <vt:variant>
        <vt:i4>0</vt:i4>
      </vt:variant>
      <vt:variant>
        <vt:i4>5</vt:i4>
      </vt:variant>
      <vt:variant>
        <vt:lpwstr>mailto:lucas@cognixion.com</vt:lpwstr>
      </vt:variant>
      <vt:variant>
        <vt:lpwstr/>
      </vt:variant>
      <vt:variant>
        <vt:i4>7405647</vt:i4>
      </vt:variant>
      <vt:variant>
        <vt:i4>3</vt:i4>
      </vt:variant>
      <vt:variant>
        <vt:i4>0</vt:i4>
      </vt:variant>
      <vt:variant>
        <vt:i4>5</vt:i4>
      </vt:variant>
      <vt:variant>
        <vt:lpwstr>mailto:Benjamin@cognixion.com</vt:lpwstr>
      </vt:variant>
      <vt:variant>
        <vt:lpwstr/>
      </vt:variant>
      <vt:variant>
        <vt:i4>7405647</vt:i4>
      </vt:variant>
      <vt:variant>
        <vt:i4>0</vt:i4>
      </vt:variant>
      <vt:variant>
        <vt:i4>0</vt:i4>
      </vt:variant>
      <vt:variant>
        <vt:i4>5</vt:i4>
      </vt:variant>
      <vt:variant>
        <vt:lpwstr>mailto:Benjamin@cognixion.com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Ullrich</dc:creator>
  <cp:keywords/>
  <dc:description/>
  <cp:lastModifiedBy>Chris Ullrich</cp:lastModifiedBy>
  <cp:revision>1018</cp:revision>
  <dcterms:created xsi:type="dcterms:W3CDTF">2023-03-15T04:34:00Z</dcterms:created>
  <dcterms:modified xsi:type="dcterms:W3CDTF">2023-04-21T01:51:00Z</dcterms:modified>
</cp:coreProperties>
</file>